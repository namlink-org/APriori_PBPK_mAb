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3B42" w14:textId="77777777" w:rsidR="00AE39B0" w:rsidRDefault="00000000">
      <w:pPr>
        <w:pStyle w:val="Title"/>
      </w:pPr>
      <w:r>
        <w:t>Supplementary Material S1</w:t>
      </w:r>
    </w:p>
    <w:p w14:paraId="552C1750" w14:textId="77777777" w:rsidR="00AE39B0" w:rsidRDefault="00000000">
      <w:r>
        <w:rPr>
          <w:b/>
          <w:bCs/>
        </w:rPr>
        <w:t xml:space="preserve">S1.1. Observed and model-predicted monkey plasma concentration-time profiles across molecules and dose levels. </w:t>
      </w:r>
      <w:r>
        <w:t xml:space="preserve">(A) A priori PBPK simulations generated without </w:t>
      </w:r>
      <w:proofErr w:type="gramStart"/>
      <w:r>
        <w:t>fitting to</w:t>
      </w:r>
      <w:proofErr w:type="gramEnd"/>
      <w:r>
        <w:t xml:space="preserve"> monkey PK data. (B) Top-down QSS TMDD Run 4 fits with CL, </w:t>
      </w:r>
      <w:proofErr w:type="spellStart"/>
      <w:r>
        <w:t>Vc</w:t>
      </w:r>
      <w:proofErr w:type="spellEnd"/>
      <w:r>
        <w:t xml:space="preserve">, Q, and </w:t>
      </w:r>
      <w:proofErr w:type="spellStart"/>
      <w:r>
        <w:t>Vp</w:t>
      </w:r>
      <w:proofErr w:type="spellEnd"/>
      <w:r>
        <w:t xml:space="preserve"> estimated and molecule-specific TMDD inputs fixed. Points represent observed data and lines represent model predictions.</w:t>
      </w:r>
    </w:p>
    <w:p w14:paraId="17873BB8" w14:textId="77777777" w:rsidR="00AE39B0" w:rsidRDefault="00000000">
      <w:r>
        <w:rPr>
          <w:b/>
        </w:rPr>
        <w:t>(A) A priori PBPK monkey profiles</w:t>
      </w:r>
    </w:p>
    <w:p w14:paraId="3A0ACBA6" w14:textId="77777777" w:rsidR="00AE39B0" w:rsidRDefault="00000000">
      <w:pPr>
        <w:jc w:val="center"/>
      </w:pPr>
      <w:r>
        <w:rPr>
          <w:noProof/>
        </w:rPr>
        <w:drawing>
          <wp:inline distT="0" distB="0" distL="0" distR="0" wp14:anchorId="22EB6504" wp14:editId="3B8F1E99">
            <wp:extent cx="5943600" cy="3740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75EC" w14:textId="77777777" w:rsidR="00AE39B0" w:rsidRDefault="00000000">
      <w:r>
        <w:br w:type="page"/>
      </w:r>
    </w:p>
    <w:p w14:paraId="103FB7AD" w14:textId="77777777" w:rsidR="00AE39B0" w:rsidRDefault="00000000">
      <w:r>
        <w:rPr>
          <w:b/>
        </w:rPr>
        <w:lastRenderedPageBreak/>
        <w:t>(B) Top-down QSS TMDD monkey fitted profiles</w:t>
      </w:r>
    </w:p>
    <w:p w14:paraId="7776329F" w14:textId="77777777" w:rsidR="00AE39B0" w:rsidRDefault="00000000">
      <w:pPr>
        <w:jc w:val="center"/>
      </w:pPr>
      <w:r>
        <w:rPr>
          <w:noProof/>
        </w:rPr>
        <w:drawing>
          <wp:inline distT="0" distB="0" distL="0" distR="0" wp14:anchorId="7C95ACBE" wp14:editId="1510FB13">
            <wp:extent cx="5943600" cy="38874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6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089B" w14:textId="77777777" w:rsidR="00AE39B0" w:rsidRDefault="00000000">
      <w:pPr>
        <w:spacing w:after="0" w:line="240" w:lineRule="auto"/>
        <w:jc w:val="left"/>
        <w:rPr>
          <w:b/>
          <w:bCs/>
        </w:rPr>
      </w:pPr>
      <w:r>
        <w:br w:type="page"/>
      </w:r>
    </w:p>
    <w:p w14:paraId="4D33EC1D" w14:textId="77777777" w:rsidR="00AE39B0" w:rsidRDefault="00000000">
      <w:r>
        <w:rPr>
          <w:b/>
          <w:bCs/>
        </w:rPr>
        <w:t xml:space="preserve">S1.2. Fold-error comparison for monkey </w:t>
      </w:r>
      <w:del w:id="5" w:author="KM" w:date="2026-07-30T18:02:26Z">
        <w:r>
          <w:rPr>
            <w:b/>
            <w:bCs/>
          </w:rPr>
          <w:delText>terminal clearance</w:delText>
        </w:r>
      </w:del>
      <w:ins w:id="6" w:author="KM" w:date="2026-07-30T18:02:26Z">
        <w:r>
          <w:rPr>
            <w:b/>
            <w:bCs/>
          </w:rPr>
          <w:t>clearance</w:t>
        </w:r>
      </w:ins>
      <w:r>
        <w:rPr>
          <w:b/>
          <w:bCs/>
        </w:rPr>
        <w:t>, AUC0-28d, and Cmax predicted using “a priori” PBPK and monkey-fitted top-down TMDD translation.</w:t>
      </w:r>
      <w:del w:id="1" w:author="KM" w:date="2026-07-30T18:02:26Z">
        <w:r>
          <w:delText xml:space="preserve"> (A) Terminal clearance, representing nonlinear target-mediated elimination; (B) AUC0-28d and (C) Cmax, representing the predominantly linear elimination component.</w:delText>
        </w:r>
      </w:del>
      <w:ins w:id="2" w:author="KM" w:date="2026-07-30T18:02:26Z">
        <w:r>
          <w:t xml:space="preserve"> (A) Clearance, calculated as dose/AUCinf and representing total systemic clearance; (B) AUC0-28d; and (C) Cmax. At target-saturating doses, clearance is expected to be dominated by linear clearance.</w:t>
        </w:r>
      </w:ins>
      <w:r>
        <w:t xml:space="preserve"> Fold error equals predicted divided by observed; bars extend from 1 on a base-2 logarithmic scale, and the shaded region and dashed lines indicate the 0.5- to 2-fold interval.</w:t>
      </w:r>
    </w:p>
    <w:p w14:paraId="5BF5EB27" w14:textId="77777777" w:rsidR="00AE39B0" w:rsidRDefault="00000000">
      <w:del w:id="3" w:author="KM" w:date="2026-07-30T18:02:26Z">
        <w:r>
          <w:rPr>
            <w:b/>
          </w:rPr>
          <w:delText>(A) Monkey terminal clearance</w:delText>
        </w:r>
      </w:del>
      <w:ins w:id="4" w:author="KM" w:date="2026-07-30T18:02:26Z">
        <w:r>
          <w:rPr>
            <w:b/>
          </w:rPr>
          <w:t>(A) Monkey clearance</w:t>
        </w:r>
      </w:ins>
    </w:p>
    <w:p w14:paraId="044B101D" w14:textId="327A5247" w:rsidR="00AE39B0" w:rsidRDefault="004D7309" w:rsidP="00A57265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19B34384" wp14:editId="0ACB5A78">
            <wp:extent cx="6718231" cy="2964815"/>
            <wp:effectExtent l="0" t="0" r="0" b="0"/>
            <wp:docPr id="48807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4599" name="Picture 48807459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6426" cy="296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424AA5" w14:textId="77777777" w:rsidR="005D042C" w:rsidRDefault="005D042C">
      <w:pPr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14:paraId="4EB5CCF3" w14:textId="2E50510E" w:rsidR="00AE39B0" w:rsidRDefault="00000000">
      <w:pPr>
        <w:rPr>
          <w:b/>
        </w:rPr>
      </w:pPr>
      <w:r>
        <w:rPr>
          <w:b/>
        </w:rPr>
        <w:lastRenderedPageBreak/>
        <w:t>(B) Monkey AUC0-28d</w:t>
      </w:r>
    </w:p>
    <w:p w14:paraId="48C6689C" w14:textId="47AD217E" w:rsidR="004D7309" w:rsidRDefault="004D7309">
      <w:pPr>
        <w:rPr>
          <w:b/>
        </w:rPr>
      </w:pPr>
      <w:r>
        <w:rPr>
          <w:b/>
          <w:noProof/>
        </w:rPr>
        <w:drawing>
          <wp:inline distT="0" distB="0" distL="0" distR="0" wp14:anchorId="57EAC19A" wp14:editId="0C61461C">
            <wp:extent cx="6836410" cy="3067003"/>
            <wp:effectExtent l="0" t="0" r="0" b="0"/>
            <wp:docPr id="1922741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1293" name="Picture 192274129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913" cy="306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46AC2" w14:textId="49BBB228" w:rsidR="00AE39B0" w:rsidRDefault="00AE39B0" w:rsidP="00A57265">
      <w:pPr>
        <w:jc w:val="center"/>
      </w:pPr>
    </w:p>
    <w:p w14:paraId="06005E36" w14:textId="77777777" w:rsidR="00AE39B0" w:rsidRDefault="00000000">
      <w:r>
        <w:rPr>
          <w:b/>
        </w:rPr>
        <w:t>(C) Monkey Cmax</w:t>
      </w:r>
    </w:p>
    <w:p w14:paraId="7CF5A6D8" w14:textId="2A4492D7" w:rsidR="009B0719" w:rsidRDefault="004D7309">
      <w:pPr>
        <w:jc w:val="left"/>
        <w:rPr>
          <w:b/>
          <w:bCs/>
        </w:rPr>
        <w:sectPr w:rsidR="009B0719" w:rsidSect="009B071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440" w:bottom="1440" w:left="1440" w:header="0" w:footer="0" w:gutter="0"/>
          <w:cols w:space="720"/>
          <w:formProt w:val="0"/>
          <w:docGrid w:linePitch="360"/>
        </w:sectPr>
      </w:pPr>
      <w:r>
        <w:rPr>
          <w:b/>
          <w:bCs/>
          <w:noProof/>
        </w:rPr>
        <w:drawing>
          <wp:inline distT="0" distB="0" distL="0" distR="0" wp14:anchorId="23C20FF5" wp14:editId="03CA8BC9">
            <wp:extent cx="6718935" cy="2996910"/>
            <wp:effectExtent l="0" t="0" r="0" b="0"/>
            <wp:docPr id="568631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31323" name="Picture 56863132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686" cy="3000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A4F96" w14:textId="77777777" w:rsidR="00AE39B0" w:rsidRPr="009B0719" w:rsidRDefault="00000000" w:rsidP="009B0719">
      <w:pPr>
        <w:spacing w:after="0"/>
        <w:jc w:val="left"/>
        <w:rPr>
          <w:b/>
        </w:rPr>
      </w:pPr>
      <w:r>
        <w:rPr>
          <w:b/>
          <w:bCs/>
        </w:rPr>
        <w:lastRenderedPageBreak/>
        <w:t>S1.3. Parame</w:t>
      </w:r>
      <w:r w:rsidRPr="009B0719">
        <w:rPr>
          <w:b/>
        </w:rPr>
        <w:t>ters Used in A Priori and Top-Down Simulations</w:t>
      </w:r>
    </w:p>
    <w:tbl>
      <w:tblPr>
        <w:tblW w:w="13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830"/>
        <w:gridCol w:w="1161"/>
        <w:gridCol w:w="1539"/>
        <w:gridCol w:w="1170"/>
        <w:gridCol w:w="936"/>
        <w:gridCol w:w="2664"/>
        <w:gridCol w:w="1440"/>
        <w:gridCol w:w="3115"/>
      </w:tblGrid>
      <w:tr w:rsidR="00AE39B0" w:rsidRPr="009B0719" w14:paraId="074A467D" w14:textId="77777777" w:rsidTr="00A57265">
        <w:trPr>
          <w:trHeight w:val="640"/>
        </w:trPr>
        <w:tc>
          <w:tcPr>
            <w:tcW w:w="1830" w:type="dxa"/>
            <w:vAlign w:val="center"/>
          </w:tcPr>
          <w:p w14:paraId="2C9C157F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Molecule</w:t>
            </w:r>
          </w:p>
        </w:tc>
        <w:tc>
          <w:tcPr>
            <w:tcW w:w="1161" w:type="dxa"/>
            <w:vAlign w:val="bottom"/>
          </w:tcPr>
          <w:p w14:paraId="7AF1611B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 w:rsidRPr="009B0719">
              <w:rPr>
                <w:b/>
              </w:rPr>
              <w:t>Species</w:t>
            </w:r>
          </w:p>
        </w:tc>
        <w:tc>
          <w:tcPr>
            <w:tcW w:w="1539" w:type="dxa"/>
            <w:vAlign w:val="center"/>
          </w:tcPr>
          <w:p w14:paraId="19273CF3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1170" w:type="dxa"/>
            <w:vAlign w:val="center"/>
          </w:tcPr>
          <w:p w14:paraId="1159FEBC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936" w:type="dxa"/>
            <w:vAlign w:val="center"/>
          </w:tcPr>
          <w:p w14:paraId="448E3E93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Unit</w:t>
            </w:r>
          </w:p>
        </w:tc>
        <w:tc>
          <w:tcPr>
            <w:tcW w:w="2664" w:type="dxa"/>
            <w:vAlign w:val="center"/>
          </w:tcPr>
          <w:p w14:paraId="200363CC" w14:textId="6335D75B" w:rsidR="00AE39B0" w:rsidRPr="009B0719" w:rsidRDefault="009B0719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Analytical Method for deriving the parameter</w:t>
            </w:r>
          </w:p>
        </w:tc>
        <w:tc>
          <w:tcPr>
            <w:tcW w:w="1440" w:type="dxa"/>
            <w:vAlign w:val="center"/>
          </w:tcPr>
          <w:p w14:paraId="3D184D25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Parameter Group</w:t>
            </w:r>
          </w:p>
        </w:tc>
        <w:tc>
          <w:tcPr>
            <w:tcW w:w="3115" w:type="dxa"/>
            <w:vAlign w:val="center"/>
          </w:tcPr>
          <w:p w14:paraId="68545B95" w14:textId="77777777" w:rsidR="00AE39B0" w:rsidRPr="009B0719" w:rsidRDefault="00000000" w:rsidP="009B0719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</w:tr>
      <w:tr w:rsidR="00AE39B0" w14:paraId="16124CAB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77ED757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68180BB4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7D85F631" w14:textId="77777777" w:rsidR="00AE39B0" w:rsidRDefault="00000000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1742B508" w14:textId="77777777" w:rsidR="00AE39B0" w:rsidRDefault="00000000">
            <w:pPr>
              <w:jc w:val="right"/>
            </w:pPr>
            <w:r>
              <w:t>0.000127</w:t>
            </w:r>
          </w:p>
        </w:tc>
        <w:tc>
          <w:tcPr>
            <w:tcW w:w="936" w:type="dxa"/>
            <w:vAlign w:val="center"/>
          </w:tcPr>
          <w:p w14:paraId="7527B7DD" w14:textId="77777777" w:rsidR="00AE39B0" w:rsidRDefault="00000000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0FC58FD3" w14:textId="1DA87452" w:rsidR="00AE39B0" w:rsidRDefault="00000000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</w:t>
            </w:r>
            <w:r w:rsidR="009B0719">
              <w:t xml:space="preserve"> </w:t>
            </w:r>
          </w:p>
        </w:tc>
        <w:tc>
          <w:tcPr>
            <w:tcW w:w="1440" w:type="dxa"/>
            <w:vAlign w:val="center"/>
          </w:tcPr>
          <w:p w14:paraId="292B52EB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E18BCDC" w14:textId="77777777" w:rsidR="00AE39B0" w:rsidRDefault="00000000">
            <w:pPr>
              <w:jc w:val="left"/>
            </w:pPr>
            <w:r>
              <w:t>Shealy et al., 2011; PMC3180089</w:t>
            </w:r>
          </w:p>
        </w:tc>
      </w:tr>
      <w:tr w:rsidR="00AE39B0" w14:paraId="031A8C4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71402A1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35B5B168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1663B13C" w14:textId="77777777" w:rsidR="00AE39B0" w:rsidRDefault="00000000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09930518" w14:textId="77777777" w:rsidR="00AE39B0" w:rsidRDefault="00000000">
            <w:pPr>
              <w:jc w:val="right"/>
            </w:pPr>
            <w:r>
              <w:t>0.0096</w:t>
            </w:r>
          </w:p>
        </w:tc>
        <w:tc>
          <w:tcPr>
            <w:tcW w:w="936" w:type="dxa"/>
            <w:vAlign w:val="center"/>
          </w:tcPr>
          <w:p w14:paraId="68372955" w14:textId="77777777" w:rsidR="00AE39B0" w:rsidRDefault="00000000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273983E3" w14:textId="5CD39189" w:rsidR="00AE39B0" w:rsidRDefault="00000000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</w:t>
            </w:r>
            <w:r w:rsidR="009B0719">
              <w:t xml:space="preserve"> </w:t>
            </w:r>
          </w:p>
        </w:tc>
        <w:tc>
          <w:tcPr>
            <w:tcW w:w="1440" w:type="dxa"/>
            <w:vAlign w:val="center"/>
          </w:tcPr>
          <w:p w14:paraId="6485656B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C909E6C" w14:textId="77777777" w:rsidR="00AE39B0" w:rsidRDefault="00000000">
            <w:pPr>
              <w:jc w:val="left"/>
            </w:pPr>
            <w:r>
              <w:t>Shealy et al., 2011; PMC3180089</w:t>
            </w:r>
          </w:p>
        </w:tc>
      </w:tr>
      <w:tr w:rsidR="00AE39B0" w14:paraId="0CC486F4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2C850B37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070BFB07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71A9EEF1" w14:textId="77777777" w:rsidR="00AE39B0" w:rsidRDefault="00000000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1F40849F" w14:textId="77777777" w:rsidR="00AE39B0" w:rsidRDefault="00000000">
            <w:pPr>
              <w:jc w:val="right"/>
            </w:pPr>
            <w:r>
              <w:t>0.866</w:t>
            </w:r>
          </w:p>
        </w:tc>
        <w:tc>
          <w:tcPr>
            <w:tcW w:w="936" w:type="dxa"/>
            <w:vAlign w:val="center"/>
          </w:tcPr>
          <w:p w14:paraId="092C7EFD" w14:textId="77777777" w:rsidR="00AE39B0" w:rsidRDefault="00000000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0B105E5F" w14:textId="3B832191" w:rsidR="00AE39B0" w:rsidRDefault="00000000">
            <w:pPr>
              <w:jc w:val="left"/>
            </w:pPr>
            <w:r>
              <w:t>Estimated from minimal PBPK model</w:t>
            </w:r>
          </w:p>
        </w:tc>
        <w:tc>
          <w:tcPr>
            <w:tcW w:w="1440" w:type="dxa"/>
            <w:vAlign w:val="center"/>
          </w:tcPr>
          <w:p w14:paraId="0E01074E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881F5EE" w14:textId="77777777" w:rsidR="00AE39B0" w:rsidRDefault="00000000">
            <w:pPr>
              <w:jc w:val="left"/>
            </w:pPr>
            <w:r>
              <w:t>Zheng et al., 2020; PMC7531524</w:t>
            </w:r>
          </w:p>
        </w:tc>
      </w:tr>
      <w:tr w:rsidR="00AE39B0" w14:paraId="072BB5D0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6A79E9CC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620B28EC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12DE290" w14:textId="77777777" w:rsidR="00AE39B0" w:rsidRDefault="00000000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38599FAE" w14:textId="77777777" w:rsidR="00AE39B0" w:rsidRDefault="00000000">
            <w:pPr>
              <w:jc w:val="right"/>
            </w:pPr>
            <w:r>
              <w:t>0.001</w:t>
            </w:r>
          </w:p>
        </w:tc>
        <w:tc>
          <w:tcPr>
            <w:tcW w:w="936" w:type="dxa"/>
            <w:vAlign w:val="center"/>
          </w:tcPr>
          <w:p w14:paraId="614FA93B" w14:textId="77777777" w:rsidR="00AE39B0" w:rsidRDefault="00000000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481C202A" w14:textId="77777777" w:rsidR="00AE39B0" w:rsidRDefault="00000000">
            <w:pPr>
              <w:jc w:val="left"/>
            </w:pPr>
            <w:r>
              <w:t xml:space="preserve">TNF-alpha baseline concentration in healthy subject </w:t>
            </w:r>
          </w:p>
        </w:tc>
        <w:tc>
          <w:tcPr>
            <w:tcW w:w="1440" w:type="dxa"/>
            <w:vAlign w:val="center"/>
          </w:tcPr>
          <w:p w14:paraId="7A0ABC07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8DC5168" w14:textId="77777777" w:rsidR="00AE39B0" w:rsidRDefault="00000000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AE39B0" w14:paraId="4551C915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2EA946D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6C4CE559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5D0779AC" w14:textId="77777777" w:rsidR="00AE39B0" w:rsidRDefault="00000000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02D39C85" w14:textId="77777777" w:rsidR="00AE39B0" w:rsidRDefault="00000000">
            <w:pPr>
              <w:jc w:val="right"/>
            </w:pPr>
            <w:r>
              <w:t>0.223</w:t>
            </w:r>
          </w:p>
        </w:tc>
        <w:tc>
          <w:tcPr>
            <w:tcW w:w="936" w:type="dxa"/>
            <w:vAlign w:val="center"/>
          </w:tcPr>
          <w:p w14:paraId="0B28566A" w14:textId="77777777" w:rsidR="00AE39B0" w:rsidRDefault="00000000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587C78D" w14:textId="7BD02E40" w:rsidR="00AE39B0" w:rsidRDefault="00917558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64FF28AE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BC87C35" w14:textId="77777777" w:rsidR="00AE39B0" w:rsidRDefault="00000000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AE39B0" w14:paraId="4EBA0F01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6D9BFD92" w14:textId="77777777" w:rsidR="00AE39B0" w:rsidRDefault="00000000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145BCD2B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0DA994E" w14:textId="77777777" w:rsidR="00AE39B0" w:rsidRDefault="00000000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7D37FF07" w14:textId="77777777" w:rsidR="00AE39B0" w:rsidRDefault="00000000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683FAA80" w14:textId="77777777" w:rsidR="00AE39B0" w:rsidRDefault="00000000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D7CCD2F" w14:textId="3FA8D86A" w:rsidR="00AE39B0" w:rsidRDefault="00000000">
            <w:pPr>
              <w:jc w:val="left"/>
            </w:pPr>
            <w:r>
              <w:t>Model-based meta</w:t>
            </w:r>
            <w:r w:rsidR="009B0719">
              <w:t>-</w:t>
            </w:r>
            <w:r>
              <w:t>analysis</w:t>
            </w:r>
          </w:p>
        </w:tc>
        <w:tc>
          <w:tcPr>
            <w:tcW w:w="1440" w:type="dxa"/>
            <w:vAlign w:val="center"/>
          </w:tcPr>
          <w:p w14:paraId="67D8785C" w14:textId="77777777" w:rsidR="00AE39B0" w:rsidRDefault="00000000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768E5E06" w14:textId="77777777" w:rsidR="00AE39B0" w:rsidRDefault="00000000">
            <w:pPr>
              <w:jc w:val="left"/>
            </w:pPr>
            <w:r>
              <w:t>Benamara et al., 2025; PMID: 41536283</w:t>
            </w:r>
          </w:p>
        </w:tc>
      </w:tr>
      <w:tr w:rsidR="00AE39B0" w14:paraId="51D030A2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2DE78E5" w14:textId="77777777" w:rsidR="00AE39B0" w:rsidRDefault="00000000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3BD0D9BC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563DD464" w14:textId="77777777" w:rsidR="00AE39B0" w:rsidRDefault="00000000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1D09EB07" w14:textId="77777777" w:rsidR="00AE39B0" w:rsidRDefault="00000000">
            <w:pPr>
              <w:jc w:val="right"/>
            </w:pPr>
            <w:r>
              <w:t>0.299</w:t>
            </w:r>
          </w:p>
        </w:tc>
        <w:tc>
          <w:tcPr>
            <w:tcW w:w="936" w:type="dxa"/>
            <w:vAlign w:val="center"/>
          </w:tcPr>
          <w:p w14:paraId="208A3832" w14:textId="77777777" w:rsidR="00AE39B0" w:rsidRDefault="00000000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719AA908" w14:textId="020C2AF3" w:rsidR="00AE39B0" w:rsidRDefault="00000000">
            <w:pPr>
              <w:jc w:val="left"/>
            </w:pPr>
            <w:r>
              <w:t>Equilibrium binding studies using human PD-L1 expressed on 293 cells</w:t>
            </w:r>
          </w:p>
        </w:tc>
        <w:tc>
          <w:tcPr>
            <w:tcW w:w="1440" w:type="dxa"/>
            <w:vAlign w:val="center"/>
          </w:tcPr>
          <w:p w14:paraId="55539410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26402E8" w14:textId="77777777" w:rsidR="00AE39B0" w:rsidRDefault="00000000">
            <w:pPr>
              <w:jc w:val="left"/>
            </w:pPr>
            <w:r>
              <w:t>Huang et al., 2022 PMID: 36225583</w:t>
            </w:r>
          </w:p>
        </w:tc>
      </w:tr>
      <w:tr w:rsidR="00AE39B0" w14:paraId="4397708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AE69317" w14:textId="77777777" w:rsidR="00AE39B0" w:rsidRDefault="00000000">
            <w:pPr>
              <w:jc w:val="left"/>
            </w:pPr>
            <w:r>
              <w:lastRenderedPageBreak/>
              <w:t>Atezolizumab</w:t>
            </w:r>
          </w:p>
        </w:tc>
        <w:tc>
          <w:tcPr>
            <w:tcW w:w="1161" w:type="dxa"/>
            <w:vAlign w:val="bottom"/>
          </w:tcPr>
          <w:p w14:paraId="3AA5BAD6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2FD89A6" w14:textId="77777777" w:rsidR="00AE39B0" w:rsidRDefault="00000000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539659FA" w14:textId="77777777" w:rsidR="00AE39B0" w:rsidRDefault="00000000">
            <w:pPr>
              <w:jc w:val="right"/>
            </w:pPr>
            <w:r>
              <w:t>0.00936</w:t>
            </w:r>
          </w:p>
        </w:tc>
        <w:tc>
          <w:tcPr>
            <w:tcW w:w="936" w:type="dxa"/>
            <w:vAlign w:val="center"/>
          </w:tcPr>
          <w:p w14:paraId="4A06C043" w14:textId="77777777" w:rsidR="00AE39B0" w:rsidRDefault="00000000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000A9F2A" w14:textId="77777777" w:rsidR="00AE39B0" w:rsidRDefault="00000000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3288B30C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149B451" w14:textId="77777777" w:rsidR="00AE39B0" w:rsidRDefault="00000000">
            <w:pPr>
              <w:jc w:val="left"/>
            </w:pPr>
            <w:r>
              <w:t>Huang et al., 2022 PMID: 36225583</w:t>
            </w:r>
          </w:p>
        </w:tc>
      </w:tr>
      <w:tr w:rsidR="00AE39B0" w14:paraId="68DC23EF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23C5A4FF" w14:textId="77777777" w:rsidR="00AE39B0" w:rsidRDefault="00000000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705780F5" w14:textId="77777777" w:rsidR="00AE39B0" w:rsidRDefault="00000000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7FB2B4A" w14:textId="77777777" w:rsidR="00AE39B0" w:rsidRDefault="00000000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29B8B27E" w14:textId="77777777" w:rsidR="00AE39B0" w:rsidRDefault="00000000">
            <w:pPr>
              <w:jc w:val="right"/>
            </w:pPr>
            <w:r>
              <w:t>0.606</w:t>
            </w:r>
          </w:p>
        </w:tc>
        <w:tc>
          <w:tcPr>
            <w:tcW w:w="936" w:type="dxa"/>
            <w:vAlign w:val="center"/>
          </w:tcPr>
          <w:p w14:paraId="2DA441E0" w14:textId="77777777" w:rsidR="00AE39B0" w:rsidRDefault="00000000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17FE766" w14:textId="30A51A65" w:rsidR="00AE39B0" w:rsidRDefault="00000000">
            <w:pPr>
              <w:jc w:val="left"/>
            </w:pPr>
            <w:r>
              <w:t>Flow cytometry internalization assay in BxPC-3 cells</w:t>
            </w:r>
            <w:r w:rsidR="009B0719">
              <w:t xml:space="preserve"> </w:t>
            </w:r>
          </w:p>
        </w:tc>
        <w:tc>
          <w:tcPr>
            <w:tcW w:w="1440" w:type="dxa"/>
            <w:vAlign w:val="center"/>
          </w:tcPr>
          <w:p w14:paraId="72DCF04B" w14:textId="77777777" w:rsidR="00AE39B0" w:rsidRDefault="000000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0FB6EF3" w14:textId="77777777" w:rsidR="00AE39B0" w:rsidRDefault="00000000">
            <w:pPr>
              <w:jc w:val="left"/>
            </w:pPr>
            <w:r>
              <w:t>Huang et al., 2022 PMID: 36225583</w:t>
            </w:r>
          </w:p>
        </w:tc>
      </w:tr>
      <w:tr w:rsidR="009B0719" w14:paraId="786EEFF8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605B88D9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329DE4CB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E5F122A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5048CDF7" w14:textId="77777777" w:rsidR="009B0719" w:rsidRDefault="009B0719" w:rsidP="009B0719">
            <w:pPr>
              <w:jc w:val="right"/>
            </w:pPr>
            <w:r>
              <w:t>0.609</w:t>
            </w:r>
          </w:p>
        </w:tc>
        <w:tc>
          <w:tcPr>
            <w:tcW w:w="936" w:type="dxa"/>
            <w:vAlign w:val="center"/>
          </w:tcPr>
          <w:p w14:paraId="14126E8D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2227C754" w14:textId="1EF80D02" w:rsidR="009B0719" w:rsidRDefault="009B0719" w:rsidP="009B0719">
            <w:pPr>
              <w:jc w:val="left"/>
            </w:pPr>
            <w:r>
              <w:t>Model fitting by the authors of Huang et al., 2022</w:t>
            </w:r>
          </w:p>
        </w:tc>
        <w:tc>
          <w:tcPr>
            <w:tcW w:w="1440" w:type="dxa"/>
            <w:vAlign w:val="center"/>
          </w:tcPr>
          <w:p w14:paraId="6B16AC84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FE53D56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07FCED89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2F8F43B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33BE4E15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6C63C85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1E0C7955" w14:textId="77777777" w:rsidR="009B0719" w:rsidRDefault="009B0719" w:rsidP="009B0719">
            <w:pPr>
              <w:jc w:val="right"/>
            </w:pPr>
            <w:r>
              <w:t>0.0426</w:t>
            </w:r>
          </w:p>
        </w:tc>
        <w:tc>
          <w:tcPr>
            <w:tcW w:w="936" w:type="dxa"/>
            <w:vAlign w:val="center"/>
          </w:tcPr>
          <w:p w14:paraId="5F978280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5276536C" w14:textId="0A2CC342" w:rsidR="009B0719" w:rsidRDefault="009B0719" w:rsidP="009B0719">
            <w:pPr>
              <w:jc w:val="left"/>
            </w:pPr>
            <w:r>
              <w:t>Model fitting by the authors of Huang et al., 2022</w:t>
            </w:r>
          </w:p>
        </w:tc>
        <w:tc>
          <w:tcPr>
            <w:tcW w:w="1440" w:type="dxa"/>
            <w:vAlign w:val="center"/>
          </w:tcPr>
          <w:p w14:paraId="206B37CB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C482D41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4CE476C6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0D3148DC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36C4DA3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8F455F5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10927A03" w14:textId="77777777" w:rsidR="009B0719" w:rsidRDefault="009B0719" w:rsidP="009B0719">
            <w:pPr>
              <w:jc w:val="right"/>
            </w:pPr>
            <w:r>
              <w:t>0.65</w:t>
            </w:r>
          </w:p>
        </w:tc>
        <w:tc>
          <w:tcPr>
            <w:tcW w:w="936" w:type="dxa"/>
            <w:vAlign w:val="center"/>
          </w:tcPr>
          <w:p w14:paraId="5E5F8F0B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12FF7D8E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6E805AEB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4D2CDB43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25D2F91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3AD772C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60C1CCBE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5D8754F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C191AD5" w14:textId="77777777" w:rsidR="009B0719" w:rsidRDefault="009B0719" w:rsidP="009B0719">
            <w:pPr>
              <w:jc w:val="right"/>
            </w:pPr>
            <w:r>
              <w:t>0.0000467</w:t>
            </w:r>
          </w:p>
        </w:tc>
        <w:tc>
          <w:tcPr>
            <w:tcW w:w="936" w:type="dxa"/>
            <w:vAlign w:val="center"/>
          </w:tcPr>
          <w:p w14:paraId="4A2753FD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1CDFF5A" w14:textId="50A2E34A" w:rsidR="009B0719" w:rsidRDefault="009B0719" w:rsidP="009B0719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T200) </w:t>
            </w:r>
          </w:p>
        </w:tc>
        <w:tc>
          <w:tcPr>
            <w:tcW w:w="1440" w:type="dxa"/>
            <w:vAlign w:val="center"/>
          </w:tcPr>
          <w:p w14:paraId="36CA15D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1B55D8F" w14:textId="77777777" w:rsidR="009B0719" w:rsidRDefault="009B0719" w:rsidP="009B0719">
            <w:pPr>
              <w:jc w:val="left"/>
            </w:pPr>
            <w:r>
              <w:t>Jin et al., 2021 PMID: 34484871</w:t>
            </w:r>
          </w:p>
        </w:tc>
      </w:tr>
      <w:tr w:rsidR="009B0719" w14:paraId="061BC0AE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29AB8FED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35BD3F0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827D7C5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6B8D6D71" w14:textId="77777777" w:rsidR="009B0719" w:rsidRDefault="009B0719" w:rsidP="009B0719">
            <w:pPr>
              <w:jc w:val="right"/>
            </w:pPr>
            <w:r>
              <w:t>0.00174</w:t>
            </w:r>
          </w:p>
        </w:tc>
        <w:tc>
          <w:tcPr>
            <w:tcW w:w="936" w:type="dxa"/>
            <w:vAlign w:val="center"/>
          </w:tcPr>
          <w:p w14:paraId="2BAC6FD4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114AE186" w14:textId="6FD62BCA" w:rsidR="009B0719" w:rsidRDefault="009B0719" w:rsidP="009B0719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T200) </w:t>
            </w:r>
          </w:p>
        </w:tc>
        <w:tc>
          <w:tcPr>
            <w:tcW w:w="1440" w:type="dxa"/>
            <w:vAlign w:val="center"/>
          </w:tcPr>
          <w:p w14:paraId="00BA8C6D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FA9F4A9" w14:textId="77777777" w:rsidR="009B0719" w:rsidRDefault="009B0719" w:rsidP="009B0719">
            <w:pPr>
              <w:jc w:val="left"/>
            </w:pPr>
            <w:proofErr w:type="spellStart"/>
            <w:r>
              <w:t>Benicky</w:t>
            </w:r>
            <w:proofErr w:type="spellEnd"/>
            <w:r>
              <w:t> et al., 2022 PMID: 33073996</w:t>
            </w:r>
          </w:p>
        </w:tc>
      </w:tr>
      <w:tr w:rsidR="009B0719" w14:paraId="5901C3F3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1BB848C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41D8F34C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AFA7337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3522DF32" w14:textId="77777777" w:rsidR="009B0719" w:rsidRDefault="009B0719" w:rsidP="009B0719">
            <w:pPr>
              <w:jc w:val="right"/>
            </w:pPr>
            <w:r>
              <w:t>0.25</w:t>
            </w:r>
          </w:p>
        </w:tc>
        <w:tc>
          <w:tcPr>
            <w:tcW w:w="936" w:type="dxa"/>
            <w:vAlign w:val="center"/>
          </w:tcPr>
          <w:p w14:paraId="15D94F51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4CC49B36" w14:textId="77777777" w:rsidR="009B0719" w:rsidRDefault="009B0719" w:rsidP="009B0719">
            <w:pPr>
              <w:jc w:val="left"/>
            </w:pPr>
            <w:proofErr w:type="spellStart"/>
            <w:r>
              <w:t>pHrodo</w:t>
            </w:r>
            <w:proofErr w:type="spellEnd"/>
            <w:r>
              <w:t xml:space="preserve"> flow-cytometry internalization assay</w:t>
            </w:r>
          </w:p>
        </w:tc>
        <w:tc>
          <w:tcPr>
            <w:tcW w:w="1440" w:type="dxa"/>
            <w:vAlign w:val="center"/>
          </w:tcPr>
          <w:p w14:paraId="2D8336B8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DD6EAFE" w14:textId="77777777" w:rsidR="009B0719" w:rsidRDefault="009B0719" w:rsidP="009B0719">
            <w:pPr>
              <w:jc w:val="left"/>
            </w:pPr>
            <w:r>
              <w:t>Jin et al., 2021 PMID: 34484871</w:t>
            </w:r>
          </w:p>
        </w:tc>
      </w:tr>
      <w:tr w:rsidR="009B0719" w14:paraId="58E9CDC6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3C72B87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7ADDA33F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3CC937C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7A42CF97" w14:textId="77777777" w:rsidR="009B0719" w:rsidRDefault="009B0719" w:rsidP="009B0719">
            <w:pPr>
              <w:jc w:val="right"/>
            </w:pPr>
            <w:r>
              <w:t>0.609</w:t>
            </w:r>
          </w:p>
        </w:tc>
        <w:tc>
          <w:tcPr>
            <w:tcW w:w="936" w:type="dxa"/>
            <w:vAlign w:val="center"/>
          </w:tcPr>
          <w:p w14:paraId="7022C1FF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00795471" w14:textId="49B187A9" w:rsidR="009B0719" w:rsidRDefault="009B0719" w:rsidP="009B0719">
            <w:pPr>
              <w:jc w:val="left"/>
            </w:pPr>
            <w:r>
              <w:t>Model fitting by the authors of Huang et al., 2022</w:t>
            </w:r>
          </w:p>
        </w:tc>
        <w:tc>
          <w:tcPr>
            <w:tcW w:w="1440" w:type="dxa"/>
            <w:vAlign w:val="center"/>
          </w:tcPr>
          <w:p w14:paraId="49A92FD1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A9C4AAD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51F4ADB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1C8819BF" w14:textId="77777777" w:rsidR="009B0719" w:rsidRDefault="009B0719" w:rsidP="009B0719">
            <w:pPr>
              <w:jc w:val="left"/>
            </w:pPr>
            <w:r>
              <w:lastRenderedPageBreak/>
              <w:t>Avelumab</w:t>
            </w:r>
          </w:p>
        </w:tc>
        <w:tc>
          <w:tcPr>
            <w:tcW w:w="1161" w:type="dxa"/>
            <w:vAlign w:val="bottom"/>
          </w:tcPr>
          <w:p w14:paraId="2C506EAF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4B2EF31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7F8EE671" w14:textId="77777777" w:rsidR="009B0719" w:rsidRDefault="009B0719" w:rsidP="009B0719">
            <w:pPr>
              <w:jc w:val="right"/>
            </w:pPr>
            <w:r>
              <w:t>0.0426</w:t>
            </w:r>
          </w:p>
        </w:tc>
        <w:tc>
          <w:tcPr>
            <w:tcW w:w="936" w:type="dxa"/>
            <w:vAlign w:val="center"/>
          </w:tcPr>
          <w:p w14:paraId="282B6D5F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50F93C7" w14:textId="5DC3A6B9" w:rsidR="009B0719" w:rsidRDefault="009B0719" w:rsidP="009B0719">
            <w:pPr>
              <w:jc w:val="left"/>
            </w:pPr>
            <w:r>
              <w:t>Model fitting by the authors of Huang et al., 2022</w:t>
            </w:r>
          </w:p>
        </w:tc>
        <w:tc>
          <w:tcPr>
            <w:tcW w:w="1440" w:type="dxa"/>
            <w:vAlign w:val="center"/>
          </w:tcPr>
          <w:p w14:paraId="61A510F5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48874C7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6366D744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2BA1563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27D335C2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CC20F31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6BCDC216" w14:textId="77777777" w:rsidR="009B0719" w:rsidRDefault="009B0719" w:rsidP="009B0719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4F9BA66D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214C74BF" w14:textId="6DBD01FF" w:rsidR="009B0719" w:rsidRDefault="009B0719" w:rsidP="009B0719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0D27925D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4226BE7F" w14:textId="77777777" w:rsidR="009B0719" w:rsidRDefault="009B0719" w:rsidP="009B0719">
            <w:pPr>
              <w:jc w:val="left"/>
            </w:pPr>
            <w:r>
              <w:t>Benamara et al., 2025</w:t>
            </w:r>
          </w:p>
        </w:tc>
      </w:tr>
      <w:tr w:rsidR="009B0719" w14:paraId="280A6C31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B5D3054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4114048C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7FF366B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4D76C41" w14:textId="77777777" w:rsidR="009B0719" w:rsidRDefault="009B0719" w:rsidP="009B0719">
            <w:pPr>
              <w:jc w:val="right"/>
            </w:pPr>
            <w:r>
              <w:t>0.000058</w:t>
            </w:r>
          </w:p>
        </w:tc>
        <w:tc>
          <w:tcPr>
            <w:tcW w:w="936" w:type="dxa"/>
            <w:vAlign w:val="center"/>
          </w:tcPr>
          <w:p w14:paraId="6760DB18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09C20DA0" w14:textId="06B82A68" w:rsidR="009B0719" w:rsidRDefault="009B0719" w:rsidP="009B0719">
            <w:pPr>
              <w:jc w:val="left"/>
            </w:pPr>
            <w:r>
              <w:t>SPR-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749167C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947F18D" w14:textId="77777777" w:rsidR="009B0719" w:rsidRDefault="009B0719" w:rsidP="009B0719">
            <w:pPr>
              <w:jc w:val="left"/>
            </w:pPr>
            <w:r>
              <w:t>Papadopoulos et al., 2012; https://doi.org/10.1007/s10456-011-9249-6</w:t>
            </w:r>
          </w:p>
        </w:tc>
      </w:tr>
      <w:tr w:rsidR="009B0719" w14:paraId="60FC176B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2E54F98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222B521D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72F9D87B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75F2DE7E" w14:textId="77777777" w:rsidR="009B0719" w:rsidRDefault="009B0719" w:rsidP="009B0719">
            <w:pPr>
              <w:jc w:val="right"/>
            </w:pPr>
            <w:r>
              <w:t>0.00186</w:t>
            </w:r>
          </w:p>
        </w:tc>
        <w:tc>
          <w:tcPr>
            <w:tcW w:w="936" w:type="dxa"/>
            <w:vAlign w:val="center"/>
          </w:tcPr>
          <w:p w14:paraId="014E72B3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3992F84C" w14:textId="3DC232A3" w:rsidR="009B0719" w:rsidRDefault="009B0719" w:rsidP="009B0719">
            <w:pPr>
              <w:jc w:val="left"/>
            </w:pPr>
            <w:r>
              <w:t>SPR-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564C4916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79CAF40" w14:textId="77777777" w:rsidR="009B0719" w:rsidRDefault="009B0719" w:rsidP="009B0719">
            <w:pPr>
              <w:jc w:val="left"/>
            </w:pPr>
            <w:r>
              <w:t>Papadopoulos et al., 2012; https://doi.org/10.1007/s10456-011-9249-6</w:t>
            </w:r>
          </w:p>
        </w:tc>
      </w:tr>
      <w:tr w:rsidR="009B0719" w14:paraId="2C5B0EA3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21B56A9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2DD875BA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4291C5C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1831F3AE" w14:textId="77777777" w:rsidR="009B0719" w:rsidRDefault="009B0719" w:rsidP="009B0719">
            <w:pPr>
              <w:jc w:val="right"/>
            </w:pPr>
            <w:r>
              <w:t>0.48</w:t>
            </w:r>
          </w:p>
        </w:tc>
        <w:tc>
          <w:tcPr>
            <w:tcW w:w="936" w:type="dxa"/>
            <w:vAlign w:val="center"/>
          </w:tcPr>
          <w:p w14:paraId="4F5E1029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669EC657" w14:textId="77777777" w:rsidR="009B0719" w:rsidRDefault="009B0719" w:rsidP="009B0719">
            <w:pPr>
              <w:jc w:val="left"/>
            </w:pPr>
            <w:r>
              <w:t>Assumed same as kdeg</w:t>
            </w:r>
          </w:p>
        </w:tc>
        <w:tc>
          <w:tcPr>
            <w:tcW w:w="1440" w:type="dxa"/>
            <w:vAlign w:val="center"/>
          </w:tcPr>
          <w:p w14:paraId="742BE273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29B56BA" w14:textId="563555A8" w:rsidR="009B0719" w:rsidRDefault="009B0719" w:rsidP="009B0719">
            <w:pPr>
              <w:jc w:val="left"/>
            </w:pPr>
            <w:r>
              <w:t>Calera et al. 2004</w:t>
            </w:r>
          </w:p>
        </w:tc>
      </w:tr>
      <w:tr w:rsidR="009B0719" w14:paraId="6E413C8A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C4D60BA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7F848D6B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1B323783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708856F5" w14:textId="77777777" w:rsidR="009B0719" w:rsidRDefault="009B0719" w:rsidP="009B0719">
            <w:pPr>
              <w:jc w:val="right"/>
            </w:pPr>
            <w:r>
              <w:t>0.013</w:t>
            </w:r>
          </w:p>
        </w:tc>
        <w:tc>
          <w:tcPr>
            <w:tcW w:w="936" w:type="dxa"/>
            <w:vAlign w:val="center"/>
          </w:tcPr>
          <w:p w14:paraId="397CE1F3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06F50551" w14:textId="77777777" w:rsidR="009B0719" w:rsidRDefault="009B0719" w:rsidP="009B0719">
            <w:pPr>
              <w:jc w:val="left"/>
            </w:pPr>
            <w:r>
              <w:t>quantitative fluorescence</w:t>
            </w:r>
          </w:p>
        </w:tc>
        <w:tc>
          <w:tcPr>
            <w:tcW w:w="1440" w:type="dxa"/>
            <w:vAlign w:val="center"/>
          </w:tcPr>
          <w:p w14:paraId="00D9A655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8CEBD4E" w14:textId="77777777" w:rsidR="009B0719" w:rsidRDefault="009B0719" w:rsidP="009B0719">
            <w:pPr>
              <w:jc w:val="left"/>
            </w:pPr>
            <w:proofErr w:type="spellStart"/>
            <w:r>
              <w:t>Imoukhuede</w:t>
            </w:r>
            <w:proofErr w:type="spellEnd"/>
            <w:r>
              <w:t xml:space="preserve"> et al., </w:t>
            </w:r>
            <w:proofErr w:type="gramStart"/>
            <w:r>
              <w:t>2012  PMID</w:t>
            </w:r>
            <w:proofErr w:type="gramEnd"/>
            <w:r>
              <w:t>: 21185287</w:t>
            </w:r>
          </w:p>
        </w:tc>
      </w:tr>
      <w:tr w:rsidR="009B0719" w14:paraId="76AABDF4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7BC7251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737A74C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BDDD619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486B49BC" w14:textId="77777777" w:rsidR="009B0719" w:rsidRDefault="009B0719" w:rsidP="009B0719">
            <w:pPr>
              <w:jc w:val="right"/>
            </w:pPr>
            <w:r>
              <w:t>0.48</w:t>
            </w:r>
          </w:p>
        </w:tc>
        <w:tc>
          <w:tcPr>
            <w:tcW w:w="936" w:type="dxa"/>
            <w:vAlign w:val="center"/>
          </w:tcPr>
          <w:p w14:paraId="56F8842B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6F33B6B" w14:textId="7DC7CE16" w:rsidR="009B0719" w:rsidRDefault="009B0719" w:rsidP="009B0719">
            <w:pPr>
              <w:jc w:val="left"/>
            </w:pPr>
            <w:proofErr w:type="gramStart"/>
            <w:r w:rsidRPr="009B0719">
              <w:t>cycloheximide</w:t>
            </w:r>
            <w:proofErr w:type="gramEnd"/>
            <w:r w:rsidRPr="009B0719">
              <w:t>-chase protein degradation assay</w:t>
            </w:r>
            <w:r>
              <w:t>; western blot dosimetry</w:t>
            </w:r>
          </w:p>
        </w:tc>
        <w:tc>
          <w:tcPr>
            <w:tcW w:w="1440" w:type="dxa"/>
            <w:vAlign w:val="center"/>
          </w:tcPr>
          <w:p w14:paraId="0C3B2A87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4DB286D" w14:textId="16B6238A" w:rsidR="009B0719" w:rsidRDefault="009B0719" w:rsidP="009B0719">
            <w:pPr>
              <w:jc w:val="left"/>
            </w:pPr>
            <w:r>
              <w:t>Calera et al. 2004</w:t>
            </w:r>
          </w:p>
        </w:tc>
      </w:tr>
      <w:tr w:rsidR="009B0719" w14:paraId="5CF690A5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0F462A1C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11CA4061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1714724D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</w:t>
            </w:r>
            <w:r>
              <w:lastRenderedPageBreak/>
              <w:t>space</w:t>
            </w:r>
          </w:p>
        </w:tc>
        <w:tc>
          <w:tcPr>
            <w:tcW w:w="1170" w:type="dxa"/>
            <w:vAlign w:val="center"/>
          </w:tcPr>
          <w:p w14:paraId="0671BC22" w14:textId="77777777" w:rsidR="009B0719" w:rsidRDefault="009B0719" w:rsidP="009B0719">
            <w:pPr>
              <w:jc w:val="right"/>
            </w:pPr>
            <w:r>
              <w:lastRenderedPageBreak/>
              <w:t>1.05</w:t>
            </w:r>
          </w:p>
        </w:tc>
        <w:tc>
          <w:tcPr>
            <w:tcW w:w="936" w:type="dxa"/>
            <w:vAlign w:val="center"/>
          </w:tcPr>
          <w:p w14:paraId="544B14C1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5F6816FD" w14:textId="0BA93970" w:rsidR="009B0719" w:rsidRDefault="009B0719" w:rsidP="009B0719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3746D0D0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32C57A6E" w14:textId="77777777" w:rsidR="009B0719" w:rsidRDefault="009B0719" w:rsidP="009B0719">
            <w:pPr>
              <w:jc w:val="left"/>
            </w:pPr>
            <w:r>
              <w:t>Benamara et al., 2025</w:t>
            </w:r>
          </w:p>
        </w:tc>
      </w:tr>
      <w:tr w:rsidR="009B0719" w14:paraId="72712CDE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A17FD1A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0555D59F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48F0DBF3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B32D30A" w14:textId="77777777" w:rsidR="009B0719" w:rsidRDefault="009B0719" w:rsidP="009B0719">
            <w:pPr>
              <w:jc w:val="right"/>
            </w:pPr>
            <w:r>
              <w:t>0.000018</w:t>
            </w:r>
          </w:p>
        </w:tc>
        <w:tc>
          <w:tcPr>
            <w:tcW w:w="936" w:type="dxa"/>
            <w:vAlign w:val="center"/>
          </w:tcPr>
          <w:p w14:paraId="47D717B3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21B50B8A" w14:textId="5027F879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 </w:t>
            </w:r>
          </w:p>
        </w:tc>
        <w:tc>
          <w:tcPr>
            <w:tcW w:w="1440" w:type="dxa"/>
            <w:vAlign w:val="center"/>
          </w:tcPr>
          <w:p w14:paraId="39887AF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3E2E4D2" w14:textId="77777777" w:rsidR="009B0719" w:rsidRDefault="009B0719" w:rsidP="009B0719">
            <w:pPr>
              <w:jc w:val="left"/>
            </w:pPr>
            <w:r>
              <w:t>Shealy et al., 2011; PMC3180089</w:t>
            </w:r>
          </w:p>
        </w:tc>
      </w:tr>
      <w:tr w:rsidR="009B0719" w14:paraId="69872DE1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AD34604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163213F2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1A33F492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563A4DB8" w14:textId="77777777" w:rsidR="009B0719" w:rsidRDefault="009B0719" w:rsidP="009B0719">
            <w:pPr>
              <w:jc w:val="right"/>
            </w:pPr>
            <w:r>
              <w:t>0.005583</w:t>
            </w:r>
          </w:p>
        </w:tc>
        <w:tc>
          <w:tcPr>
            <w:tcW w:w="936" w:type="dxa"/>
            <w:vAlign w:val="center"/>
          </w:tcPr>
          <w:p w14:paraId="15C46D07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2B976F93" w14:textId="747FBA4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 </w:t>
            </w:r>
          </w:p>
        </w:tc>
        <w:tc>
          <w:tcPr>
            <w:tcW w:w="1440" w:type="dxa"/>
            <w:vAlign w:val="center"/>
          </w:tcPr>
          <w:p w14:paraId="6BA01F8F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8E7A3E3" w14:textId="77777777" w:rsidR="009B0719" w:rsidRDefault="009B0719" w:rsidP="009B0719">
            <w:pPr>
              <w:jc w:val="left"/>
            </w:pPr>
            <w:r>
              <w:t>Shealy et al., 2011; PMC3180089</w:t>
            </w:r>
          </w:p>
        </w:tc>
      </w:tr>
      <w:tr w:rsidR="009B0719" w14:paraId="093129DA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01F7F8AB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210B692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4DCCC286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434F6D9D" w14:textId="77777777" w:rsidR="009B0719" w:rsidRDefault="009B0719" w:rsidP="009B0719">
            <w:pPr>
              <w:jc w:val="right"/>
            </w:pPr>
            <w:r>
              <w:t>0.866</w:t>
            </w:r>
          </w:p>
        </w:tc>
        <w:tc>
          <w:tcPr>
            <w:tcW w:w="936" w:type="dxa"/>
            <w:vAlign w:val="center"/>
          </w:tcPr>
          <w:p w14:paraId="592CFF31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E46EEDE" w14:textId="36F2FD10" w:rsidR="009B0719" w:rsidRDefault="00CB4569" w:rsidP="009B0719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72467BF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50F5B60" w14:textId="77777777" w:rsidR="009B0719" w:rsidRDefault="009B0719" w:rsidP="009B0719">
            <w:pPr>
              <w:jc w:val="left"/>
            </w:pPr>
            <w:r>
              <w:t>Zheng et al., 2020; PMC7531524</w:t>
            </w:r>
          </w:p>
        </w:tc>
      </w:tr>
      <w:tr w:rsidR="009B0719" w14:paraId="692CEE38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E1F379C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4EA523FA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0621286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3D6D7D51" w14:textId="77777777" w:rsidR="009B0719" w:rsidRDefault="009B0719" w:rsidP="009B0719">
            <w:pPr>
              <w:jc w:val="right"/>
            </w:pPr>
            <w:r>
              <w:t>0.001</w:t>
            </w:r>
          </w:p>
        </w:tc>
        <w:tc>
          <w:tcPr>
            <w:tcW w:w="936" w:type="dxa"/>
            <w:vAlign w:val="center"/>
          </w:tcPr>
          <w:p w14:paraId="2C6D4FB7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7897D74D" w14:textId="5D718872" w:rsidR="009B0719" w:rsidRDefault="00CB4569" w:rsidP="009B0719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742B8B2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5870DE5" w14:textId="77777777" w:rsidR="009B0719" w:rsidRDefault="009B0719" w:rsidP="009B0719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9B0719" w14:paraId="1B06104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BBBC6FD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6DCDC04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9568B69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582EFB5B" w14:textId="77777777" w:rsidR="009B0719" w:rsidRDefault="009B0719" w:rsidP="009B0719">
            <w:pPr>
              <w:jc w:val="right"/>
            </w:pPr>
            <w:r>
              <w:t>0.223</w:t>
            </w:r>
          </w:p>
        </w:tc>
        <w:tc>
          <w:tcPr>
            <w:tcW w:w="936" w:type="dxa"/>
            <w:vAlign w:val="center"/>
          </w:tcPr>
          <w:p w14:paraId="1D6DC573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73C9C21" w14:textId="11F5BC82" w:rsidR="009B0719" w:rsidRDefault="009B0719" w:rsidP="009B0719">
            <w:pPr>
              <w:jc w:val="left"/>
            </w:pPr>
            <w:r>
              <w:t xml:space="preserve">model estimated by the authors </w:t>
            </w:r>
            <w:r w:rsidR="00CB4569">
              <w:t>of the source</w:t>
            </w:r>
          </w:p>
        </w:tc>
        <w:tc>
          <w:tcPr>
            <w:tcW w:w="1440" w:type="dxa"/>
            <w:vAlign w:val="center"/>
          </w:tcPr>
          <w:p w14:paraId="0B3E5F2E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2D61C3C" w14:textId="77777777" w:rsidR="009B0719" w:rsidRDefault="009B0719" w:rsidP="009B0719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9B0719" w14:paraId="281EB365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2AC2008" w14:textId="77777777" w:rsidR="009B0719" w:rsidRDefault="009B0719" w:rsidP="009B0719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3055A661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0DC980D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09C20923" w14:textId="77777777" w:rsidR="009B0719" w:rsidRDefault="009B0719" w:rsidP="009B0719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73E53218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ABFAD44" w14:textId="4AB17610" w:rsidR="009B0719" w:rsidRDefault="009B0719" w:rsidP="009B0719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6666EEEE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15E90983" w14:textId="77777777" w:rsidR="009B0719" w:rsidRDefault="009B0719" w:rsidP="009B0719">
            <w:pPr>
              <w:jc w:val="left"/>
            </w:pPr>
            <w:r>
              <w:t>Benamara et al., 2025; PMID: 41536283</w:t>
            </w:r>
          </w:p>
        </w:tc>
      </w:tr>
      <w:tr w:rsidR="009B0719" w14:paraId="3D389FBE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CD4E423" w14:textId="77777777" w:rsidR="009B0719" w:rsidRDefault="009B0719" w:rsidP="009B0719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4E40E044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9E86A78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449484C" w14:textId="77777777" w:rsidR="009B0719" w:rsidRDefault="009B0719" w:rsidP="009B0719">
            <w:pPr>
              <w:jc w:val="right"/>
            </w:pPr>
            <w:r>
              <w:t>0.00145</w:t>
            </w:r>
          </w:p>
        </w:tc>
        <w:tc>
          <w:tcPr>
            <w:tcW w:w="936" w:type="dxa"/>
            <w:vAlign w:val="center"/>
          </w:tcPr>
          <w:p w14:paraId="1A67691F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0C38981E" w14:textId="150B2D64" w:rsidR="009B0719" w:rsidRDefault="009B0719" w:rsidP="009B0719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T100)</w:t>
            </w:r>
          </w:p>
        </w:tc>
        <w:tc>
          <w:tcPr>
            <w:tcW w:w="1440" w:type="dxa"/>
            <w:vAlign w:val="center"/>
          </w:tcPr>
          <w:p w14:paraId="72305FCE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4D868C8" w14:textId="77777777" w:rsidR="009B0719" w:rsidRDefault="009B0719" w:rsidP="009B0719">
            <w:pPr>
              <w:jc w:val="left"/>
            </w:pPr>
            <w:r>
              <w:t>Tan et al., 2017; https://doi.org/10.1038/ncomms14369</w:t>
            </w:r>
          </w:p>
        </w:tc>
      </w:tr>
      <w:tr w:rsidR="009B0719" w14:paraId="4CECED56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05502C2" w14:textId="77777777" w:rsidR="009B0719" w:rsidRDefault="009B0719" w:rsidP="009B0719">
            <w:pPr>
              <w:jc w:val="left"/>
            </w:pPr>
            <w:r>
              <w:lastRenderedPageBreak/>
              <w:t>Nivolumab</w:t>
            </w:r>
          </w:p>
        </w:tc>
        <w:tc>
          <w:tcPr>
            <w:tcW w:w="1161" w:type="dxa"/>
            <w:vAlign w:val="bottom"/>
          </w:tcPr>
          <w:p w14:paraId="185791F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72866646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290E6D36" w14:textId="77777777" w:rsidR="009B0719" w:rsidRDefault="009B0719" w:rsidP="009B0719">
            <w:pPr>
              <w:jc w:val="right"/>
            </w:pPr>
            <w:r>
              <w:t>0.114</w:t>
            </w:r>
          </w:p>
        </w:tc>
        <w:tc>
          <w:tcPr>
            <w:tcW w:w="936" w:type="dxa"/>
            <w:vAlign w:val="center"/>
          </w:tcPr>
          <w:p w14:paraId="29808C1B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438BB955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6251BD54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4D93C58" w14:textId="77777777" w:rsidR="009B0719" w:rsidRDefault="009B0719" w:rsidP="009B0719">
            <w:pPr>
              <w:jc w:val="left"/>
            </w:pPr>
            <w:r>
              <w:t>Tan et al., 2017; https://doi.org/10.1038/ncomms14369</w:t>
            </w:r>
          </w:p>
        </w:tc>
      </w:tr>
      <w:tr w:rsidR="009B0719" w14:paraId="12D055D4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859CF57" w14:textId="77777777" w:rsidR="009B0719" w:rsidRDefault="009B0719" w:rsidP="009B0719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687400F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4554EA34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65A99FC2" w14:textId="77777777" w:rsidR="009B0719" w:rsidRDefault="009B0719" w:rsidP="009B0719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3762D1A2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65110CDD" w14:textId="625A6062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5A277265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65C6D0D" w14:textId="77777777" w:rsidR="009B0719" w:rsidRDefault="009B0719" w:rsidP="009B0719">
            <w:pPr>
              <w:jc w:val="left"/>
            </w:pPr>
            <w:r>
              <w:t>Lindauer et al., 2017; https://doi.org/10.1002/psp4.12130</w:t>
            </w:r>
          </w:p>
        </w:tc>
      </w:tr>
      <w:tr w:rsidR="009B0719" w14:paraId="490FB03A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D797224" w14:textId="77777777" w:rsidR="009B0719" w:rsidRDefault="009B0719" w:rsidP="009B0719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171CBDE6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44ADECD5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5F637DC5" w14:textId="77777777" w:rsidR="009B0719" w:rsidRDefault="009B0719" w:rsidP="009B0719">
            <w:pPr>
              <w:jc w:val="right"/>
            </w:pPr>
            <w:r>
              <w:t>0.0166</w:t>
            </w:r>
          </w:p>
        </w:tc>
        <w:tc>
          <w:tcPr>
            <w:tcW w:w="936" w:type="dxa"/>
            <w:vAlign w:val="center"/>
          </w:tcPr>
          <w:p w14:paraId="06DCD8F8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617C52DF" w14:textId="1FF3998B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7984185D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BA7A271" w14:textId="77777777" w:rsidR="009B0719" w:rsidRDefault="009B0719" w:rsidP="009B0719">
            <w:pPr>
              <w:jc w:val="left"/>
            </w:pPr>
            <w:r>
              <w:t>Lindauer et al., 2017; https://doi.org/10.1002/psp4.12130</w:t>
            </w:r>
          </w:p>
        </w:tc>
      </w:tr>
      <w:tr w:rsidR="009B0719" w14:paraId="7C300AA6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9E87F7A" w14:textId="77777777" w:rsidR="009B0719" w:rsidRDefault="009B0719" w:rsidP="009B0719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676F666D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7B94E39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5AFAA664" w14:textId="77777777" w:rsidR="009B0719" w:rsidRDefault="009B0719" w:rsidP="009B0719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5CCE2152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6AE11C34" w14:textId="25A8961B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5903F9CA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892A0D0" w14:textId="77777777" w:rsidR="009B0719" w:rsidRDefault="009B0719" w:rsidP="009B0719">
            <w:pPr>
              <w:jc w:val="left"/>
            </w:pPr>
            <w:r>
              <w:t>Lindauer et al., 2017; https://doi.org/10.1002/psp4.12130</w:t>
            </w:r>
          </w:p>
        </w:tc>
      </w:tr>
      <w:tr w:rsidR="009B0719" w14:paraId="4FAF1E8A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A158042" w14:textId="77777777" w:rsidR="009B0719" w:rsidRDefault="009B0719" w:rsidP="009B0719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05E64ADB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ED27618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1B095BF3" w14:textId="77777777" w:rsidR="009B0719" w:rsidRDefault="009B0719" w:rsidP="009B0719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51193C0A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50211F67" w14:textId="1EC52925" w:rsidR="009B0719" w:rsidRDefault="009B0719" w:rsidP="009B0719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21BE8F1B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2684CCBC" w14:textId="77777777" w:rsidR="009B0719" w:rsidRDefault="009B0719" w:rsidP="009B0719">
            <w:pPr>
              <w:jc w:val="left"/>
            </w:pPr>
            <w:r>
              <w:t>Benamara et al., 2025</w:t>
            </w:r>
          </w:p>
        </w:tc>
      </w:tr>
      <w:tr w:rsidR="009B0719" w14:paraId="367170F2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0C337099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C73569B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5FCE348D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04C2E090" w14:textId="77777777" w:rsidR="009B0719" w:rsidRDefault="009B0719" w:rsidP="009B0719">
            <w:pPr>
              <w:jc w:val="right"/>
            </w:pPr>
            <w:r>
              <w:t>0.00031</w:t>
            </w:r>
          </w:p>
        </w:tc>
        <w:tc>
          <w:tcPr>
            <w:tcW w:w="936" w:type="dxa"/>
            <w:vAlign w:val="center"/>
          </w:tcPr>
          <w:p w14:paraId="432DB7E6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4BF4C640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08665AF9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9BCAE24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4113EE6E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906D3E6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55FBEC2E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CA08172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7492B8FE" w14:textId="77777777" w:rsidR="009B0719" w:rsidRDefault="009B0719" w:rsidP="009B0719">
            <w:pPr>
              <w:jc w:val="right"/>
            </w:pPr>
            <w:r>
              <w:t>0.0017</w:t>
            </w:r>
          </w:p>
        </w:tc>
        <w:tc>
          <w:tcPr>
            <w:tcW w:w="936" w:type="dxa"/>
            <w:vAlign w:val="center"/>
          </w:tcPr>
          <w:p w14:paraId="3BCFEC86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32B19B16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62975CA1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3C96AD2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6AF4F113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34AEBA45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E2CA76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21F1F6B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7F050F27" w14:textId="77777777" w:rsidR="009B0719" w:rsidRDefault="009B0719" w:rsidP="009B0719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00234FB9" w14:textId="77777777" w:rsidR="009B0719" w:rsidRDefault="009B0719" w:rsidP="009B0719">
            <w:pPr>
              <w:jc w:val="left"/>
            </w:pPr>
          </w:p>
        </w:tc>
        <w:tc>
          <w:tcPr>
            <w:tcW w:w="2664" w:type="dxa"/>
            <w:vAlign w:val="center"/>
          </w:tcPr>
          <w:p w14:paraId="65B61CAF" w14:textId="7683CF9E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1677536C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AC82308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04D2397D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51D159D1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676F80C3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BABB0E0" w14:textId="77777777" w:rsidR="009B0719" w:rsidRDefault="009B0719" w:rsidP="009B0719">
            <w:pPr>
              <w:jc w:val="left"/>
            </w:pPr>
            <w:r>
              <w:t xml:space="preserve">Reference target </w:t>
            </w:r>
            <w:r>
              <w:lastRenderedPageBreak/>
              <w:t xml:space="preserve">concentration </w:t>
            </w:r>
          </w:p>
        </w:tc>
        <w:tc>
          <w:tcPr>
            <w:tcW w:w="1170" w:type="dxa"/>
            <w:vAlign w:val="center"/>
          </w:tcPr>
          <w:p w14:paraId="44AD5AC4" w14:textId="77777777" w:rsidR="009B0719" w:rsidRDefault="009B0719" w:rsidP="009B0719">
            <w:pPr>
              <w:jc w:val="right"/>
            </w:pPr>
            <w:r>
              <w:lastRenderedPageBreak/>
              <w:t>0.0166</w:t>
            </w:r>
          </w:p>
        </w:tc>
        <w:tc>
          <w:tcPr>
            <w:tcW w:w="936" w:type="dxa"/>
            <w:vAlign w:val="center"/>
          </w:tcPr>
          <w:p w14:paraId="497FDF6E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49AB4AB7" w14:textId="33B250F1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4B5E1A75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429DB62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17759983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0FF41FB1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3709462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0F9273A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6162BBAD" w14:textId="77777777" w:rsidR="009B0719" w:rsidRDefault="009B0719" w:rsidP="009B0719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23C6D35C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DA73F66" w14:textId="2C7AFAAF" w:rsidR="009B0719" w:rsidRDefault="009B0719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3437F0C4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11C5855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3ECD48FB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158EE7E5" w14:textId="77777777" w:rsidR="009B0719" w:rsidRDefault="009B0719" w:rsidP="009B0719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663039A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3F8DE265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4133000D" w14:textId="77777777" w:rsidR="009B0719" w:rsidRDefault="009B0719" w:rsidP="009B0719">
            <w:pPr>
              <w:jc w:val="right"/>
            </w:pPr>
            <w:r>
              <w:t>0.081</w:t>
            </w:r>
          </w:p>
        </w:tc>
        <w:tc>
          <w:tcPr>
            <w:tcW w:w="936" w:type="dxa"/>
            <w:vAlign w:val="center"/>
          </w:tcPr>
          <w:p w14:paraId="5C95D7E0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7B878E74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1A70EF6E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799E0907" w14:textId="77777777" w:rsidR="009B0719" w:rsidRDefault="009B0719" w:rsidP="009B0719">
            <w:pPr>
              <w:jc w:val="left"/>
            </w:pPr>
            <w:r>
              <w:t>Lindauer et al., 2017 PMID: 27863176</w:t>
            </w:r>
          </w:p>
        </w:tc>
      </w:tr>
      <w:tr w:rsidR="009B0719" w14:paraId="1C7269EC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64758D56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0CBC196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27263864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004E16DE" w14:textId="77777777" w:rsidR="009B0719" w:rsidRDefault="009B0719" w:rsidP="009B0719">
            <w:pPr>
              <w:jc w:val="right"/>
            </w:pPr>
            <w:r>
              <w:t>0.00134</w:t>
            </w:r>
          </w:p>
        </w:tc>
        <w:tc>
          <w:tcPr>
            <w:tcW w:w="936" w:type="dxa"/>
            <w:vAlign w:val="center"/>
          </w:tcPr>
          <w:p w14:paraId="4ED00183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1CD6E7A5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7B8159C3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C5D9037" w14:textId="77777777" w:rsidR="009B0719" w:rsidRDefault="009B0719" w:rsidP="009B0719">
            <w:pPr>
              <w:jc w:val="left"/>
            </w:pPr>
            <w:r>
              <w:t>Xu et al., 2021 PMID: 33314148</w:t>
            </w:r>
          </w:p>
        </w:tc>
      </w:tr>
      <w:tr w:rsidR="009B0719" w14:paraId="58D1A776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6C563156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41AFAFB2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BF41875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2E5AFD59" w14:textId="77777777" w:rsidR="009B0719" w:rsidRDefault="009B0719" w:rsidP="009B0719">
            <w:pPr>
              <w:jc w:val="right"/>
            </w:pPr>
            <w:r>
              <w:t>0.01284</w:t>
            </w:r>
          </w:p>
        </w:tc>
        <w:tc>
          <w:tcPr>
            <w:tcW w:w="936" w:type="dxa"/>
            <w:vAlign w:val="center"/>
          </w:tcPr>
          <w:p w14:paraId="73B605B0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29052048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44B44100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22E647B" w14:textId="77777777" w:rsidR="009B0719" w:rsidRDefault="009B0719" w:rsidP="009B0719">
            <w:pPr>
              <w:jc w:val="left"/>
            </w:pPr>
            <w:r>
              <w:t>Xu et al., 2021 PMID: 33314148</w:t>
            </w:r>
          </w:p>
        </w:tc>
      </w:tr>
      <w:tr w:rsidR="009B0719" w14:paraId="1E5F169A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7E123F77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1D19C420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0085B7E6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24ECB5D8" w14:textId="77777777" w:rsidR="009B0719" w:rsidRDefault="009B0719" w:rsidP="009B0719">
            <w:pPr>
              <w:jc w:val="right"/>
            </w:pPr>
            <w:r>
              <w:t>0.28</w:t>
            </w:r>
          </w:p>
        </w:tc>
        <w:tc>
          <w:tcPr>
            <w:tcW w:w="936" w:type="dxa"/>
            <w:vAlign w:val="center"/>
          </w:tcPr>
          <w:p w14:paraId="2808D74B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76382395" w14:textId="57D8FEBE" w:rsidR="009B0719" w:rsidRDefault="009B0719" w:rsidP="009B0719">
            <w:pPr>
              <w:jc w:val="left"/>
            </w:pPr>
            <w:r>
              <w:t>Assumed same as kdeg; Pulse chase experiments </w:t>
            </w:r>
          </w:p>
        </w:tc>
        <w:tc>
          <w:tcPr>
            <w:tcW w:w="1440" w:type="dxa"/>
            <w:vAlign w:val="center"/>
          </w:tcPr>
          <w:p w14:paraId="62BA10B0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71F146B" w14:textId="77777777" w:rsidR="009B0719" w:rsidRDefault="009B0719" w:rsidP="009B0719">
            <w:pPr>
              <w:jc w:val="left"/>
            </w:pPr>
            <w:r>
              <w:t>Gerhartz et al., 1994 PMID: 8033901</w:t>
            </w:r>
          </w:p>
        </w:tc>
      </w:tr>
      <w:tr w:rsidR="009B0719" w14:paraId="1C499155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0F2E198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40C5614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F31D18F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654142F3" w14:textId="77777777" w:rsidR="009B0719" w:rsidRDefault="009B0719" w:rsidP="009B0719">
            <w:pPr>
              <w:jc w:val="right"/>
            </w:pPr>
            <w:r>
              <w:t>2.2</w:t>
            </w:r>
          </w:p>
        </w:tc>
        <w:tc>
          <w:tcPr>
            <w:tcW w:w="936" w:type="dxa"/>
            <w:vAlign w:val="center"/>
          </w:tcPr>
          <w:p w14:paraId="13B2429D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38B24ED0" w14:textId="77777777" w:rsidR="009B0719" w:rsidRDefault="009B0719" w:rsidP="009B0719">
            <w:pPr>
              <w:jc w:val="left"/>
            </w:pPr>
            <w:r>
              <w:t>Ligand-binding receptor assay (assumed same across species)</w:t>
            </w:r>
          </w:p>
        </w:tc>
        <w:tc>
          <w:tcPr>
            <w:tcW w:w="1440" w:type="dxa"/>
            <w:vAlign w:val="center"/>
          </w:tcPr>
          <w:p w14:paraId="2B8649DF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9CCAE5A" w14:textId="77777777" w:rsidR="009B0719" w:rsidRDefault="009B0719" w:rsidP="009B0719">
            <w:pPr>
              <w:jc w:val="left"/>
            </w:pPr>
            <w:r>
              <w:t>Nesbitt et al., 1992 PMID: 1550952</w:t>
            </w:r>
          </w:p>
        </w:tc>
      </w:tr>
      <w:tr w:rsidR="009B0719" w14:paraId="753D1525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D592D2A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71268271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6D670F40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25C1012A" w14:textId="77777777" w:rsidR="009B0719" w:rsidRDefault="009B0719" w:rsidP="009B0719">
            <w:pPr>
              <w:jc w:val="right"/>
            </w:pPr>
            <w:r>
              <w:t>0.28</w:t>
            </w:r>
          </w:p>
        </w:tc>
        <w:tc>
          <w:tcPr>
            <w:tcW w:w="936" w:type="dxa"/>
            <w:vAlign w:val="center"/>
          </w:tcPr>
          <w:p w14:paraId="785665EC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590FB62" w14:textId="77777777" w:rsidR="009B0719" w:rsidRDefault="009B0719" w:rsidP="009B0719">
            <w:pPr>
              <w:jc w:val="left"/>
            </w:pPr>
            <w:r>
              <w:t>Pulse chase experiments </w:t>
            </w:r>
          </w:p>
        </w:tc>
        <w:tc>
          <w:tcPr>
            <w:tcW w:w="1440" w:type="dxa"/>
            <w:vAlign w:val="center"/>
          </w:tcPr>
          <w:p w14:paraId="4608A0C3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40C4197" w14:textId="77777777" w:rsidR="009B0719" w:rsidRDefault="009B0719" w:rsidP="009B0719">
            <w:pPr>
              <w:jc w:val="left"/>
            </w:pPr>
            <w:r>
              <w:t>Gerhartz et al., 1994 PMID: 8033901</w:t>
            </w:r>
          </w:p>
        </w:tc>
      </w:tr>
      <w:tr w:rsidR="009B0719" w14:paraId="5B0F3E00" w14:textId="77777777" w:rsidTr="00A57265">
        <w:trPr>
          <w:trHeight w:val="720"/>
        </w:trPr>
        <w:tc>
          <w:tcPr>
            <w:tcW w:w="1830" w:type="dxa"/>
            <w:vAlign w:val="center"/>
          </w:tcPr>
          <w:p w14:paraId="43611DBC" w14:textId="77777777" w:rsidR="009B0719" w:rsidRDefault="009B0719" w:rsidP="009B0719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7FBE8158" w14:textId="77777777" w:rsidR="009B0719" w:rsidRDefault="009B0719" w:rsidP="009B0719">
            <w:pPr>
              <w:jc w:val="left"/>
            </w:pPr>
            <w:r>
              <w:t>Monkey</w:t>
            </w:r>
          </w:p>
        </w:tc>
        <w:tc>
          <w:tcPr>
            <w:tcW w:w="1539" w:type="dxa"/>
            <w:vAlign w:val="center"/>
          </w:tcPr>
          <w:p w14:paraId="4A751B2F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09A0AAA0" w14:textId="77777777" w:rsidR="009B0719" w:rsidRDefault="009B0719" w:rsidP="009B0719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73BE79B7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D504728" w14:textId="77777777" w:rsidR="009B0719" w:rsidRDefault="009B0719" w:rsidP="009B0719">
            <w:pPr>
              <w:jc w:val="left"/>
            </w:pPr>
            <w:r>
              <w:t xml:space="preserve">Model-based </w:t>
            </w:r>
            <w:proofErr w:type="spellStart"/>
            <w:proofErr w:type="gramStart"/>
            <w:r>
              <w:t>meta analysis</w:t>
            </w:r>
            <w:proofErr w:type="spellEnd"/>
            <w:proofErr w:type="gramEnd"/>
          </w:p>
        </w:tc>
        <w:tc>
          <w:tcPr>
            <w:tcW w:w="1440" w:type="dxa"/>
            <w:vAlign w:val="center"/>
          </w:tcPr>
          <w:p w14:paraId="3BC6B61A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5144E4ED" w14:textId="77777777" w:rsidR="009B0719" w:rsidRDefault="009B0719" w:rsidP="009B0719">
            <w:pPr>
              <w:jc w:val="left"/>
            </w:pPr>
            <w:r>
              <w:t>Benamara et al., 2025</w:t>
            </w:r>
          </w:p>
        </w:tc>
      </w:tr>
      <w:tr w:rsidR="009B0719" w14:paraId="47734EA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72CA6109" w14:textId="77777777" w:rsidR="009B0719" w:rsidRDefault="009B0719" w:rsidP="009B0719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58F98AB5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784B2614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7600D5C8" w14:textId="77777777" w:rsidR="009B0719" w:rsidRDefault="009B0719" w:rsidP="009B0719">
            <w:pPr>
              <w:jc w:val="right"/>
            </w:pPr>
            <w:r>
              <w:t>0.000127</w:t>
            </w:r>
          </w:p>
        </w:tc>
        <w:tc>
          <w:tcPr>
            <w:tcW w:w="936" w:type="dxa"/>
            <w:vAlign w:val="center"/>
          </w:tcPr>
          <w:p w14:paraId="19165810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093D21C7" w14:textId="4DC8BF59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  <w:r>
              <w:lastRenderedPageBreak/>
              <w:t xml:space="preserve">3000) </w:t>
            </w:r>
          </w:p>
        </w:tc>
        <w:tc>
          <w:tcPr>
            <w:tcW w:w="1440" w:type="dxa"/>
            <w:vAlign w:val="center"/>
          </w:tcPr>
          <w:p w14:paraId="0945791B" w14:textId="77777777" w:rsidR="009B0719" w:rsidRDefault="009B0719" w:rsidP="009B0719">
            <w:pPr>
              <w:jc w:val="center"/>
            </w:pPr>
            <w:r>
              <w:lastRenderedPageBreak/>
              <w:t xml:space="preserve">A Priori and </w:t>
            </w:r>
            <w:r>
              <w:lastRenderedPageBreak/>
              <w:t>Top Down</w:t>
            </w:r>
          </w:p>
        </w:tc>
        <w:tc>
          <w:tcPr>
            <w:tcW w:w="3115" w:type="dxa"/>
            <w:vAlign w:val="center"/>
          </w:tcPr>
          <w:p w14:paraId="4943C1EC" w14:textId="77777777" w:rsidR="009B0719" w:rsidRDefault="009B0719" w:rsidP="009B0719">
            <w:pPr>
              <w:jc w:val="left"/>
            </w:pPr>
            <w:r>
              <w:lastRenderedPageBreak/>
              <w:t xml:space="preserve">Shealy et al., 2011; </w:t>
            </w:r>
            <w:r>
              <w:lastRenderedPageBreak/>
              <w:t>PMC3180089</w:t>
            </w:r>
          </w:p>
        </w:tc>
      </w:tr>
      <w:tr w:rsidR="009B0719" w14:paraId="49B4DEEA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D9D474B" w14:textId="77777777" w:rsidR="009B0719" w:rsidRDefault="009B0719" w:rsidP="009B0719">
            <w:pPr>
              <w:jc w:val="left"/>
            </w:pPr>
            <w:r>
              <w:lastRenderedPageBreak/>
              <w:t>Adalimumab</w:t>
            </w:r>
          </w:p>
        </w:tc>
        <w:tc>
          <w:tcPr>
            <w:tcW w:w="1161" w:type="dxa"/>
            <w:vAlign w:val="bottom"/>
          </w:tcPr>
          <w:p w14:paraId="05C4CDEF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A1CFA73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74C1098E" w14:textId="77777777" w:rsidR="009B0719" w:rsidRDefault="009B0719" w:rsidP="009B0719">
            <w:pPr>
              <w:jc w:val="right"/>
            </w:pPr>
            <w:r>
              <w:t>0.0096</w:t>
            </w:r>
          </w:p>
        </w:tc>
        <w:tc>
          <w:tcPr>
            <w:tcW w:w="936" w:type="dxa"/>
            <w:vAlign w:val="center"/>
          </w:tcPr>
          <w:p w14:paraId="2C988F7D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73C56E79" w14:textId="20D33F96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 </w:t>
            </w:r>
          </w:p>
        </w:tc>
        <w:tc>
          <w:tcPr>
            <w:tcW w:w="1440" w:type="dxa"/>
            <w:vAlign w:val="center"/>
          </w:tcPr>
          <w:p w14:paraId="782BFD68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AA57CE3" w14:textId="77777777" w:rsidR="009B0719" w:rsidRDefault="009B0719" w:rsidP="009B0719">
            <w:pPr>
              <w:jc w:val="left"/>
            </w:pPr>
            <w:r>
              <w:t>Shealy et al., 2011; PMC3180089</w:t>
            </w:r>
          </w:p>
        </w:tc>
      </w:tr>
      <w:tr w:rsidR="009B0719" w14:paraId="7C8C7BDD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3AD897AA" w14:textId="77777777" w:rsidR="009B0719" w:rsidRDefault="009B0719" w:rsidP="009B0719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223F3ABD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EBD204D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688D1A4A" w14:textId="77777777" w:rsidR="009B0719" w:rsidRDefault="009B0719" w:rsidP="009B0719">
            <w:pPr>
              <w:jc w:val="right"/>
            </w:pPr>
            <w:r>
              <w:t>0.866</w:t>
            </w:r>
          </w:p>
        </w:tc>
        <w:tc>
          <w:tcPr>
            <w:tcW w:w="936" w:type="dxa"/>
            <w:vAlign w:val="center"/>
          </w:tcPr>
          <w:p w14:paraId="08366D84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B141242" w14:textId="3061F73E" w:rsidR="009B0719" w:rsidRDefault="009B0719" w:rsidP="009B0719">
            <w:pPr>
              <w:jc w:val="left"/>
            </w:pPr>
            <w:r>
              <w:t>Estimated from minimal PBPK model by the authors</w:t>
            </w:r>
          </w:p>
        </w:tc>
        <w:tc>
          <w:tcPr>
            <w:tcW w:w="1440" w:type="dxa"/>
            <w:vAlign w:val="center"/>
          </w:tcPr>
          <w:p w14:paraId="3C0D3562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1C5CE69" w14:textId="77777777" w:rsidR="009B0719" w:rsidRDefault="009B0719" w:rsidP="009B0719">
            <w:pPr>
              <w:jc w:val="left"/>
            </w:pPr>
            <w:r>
              <w:t>Zheng et al., 2020; PMC7531524</w:t>
            </w:r>
          </w:p>
        </w:tc>
      </w:tr>
      <w:tr w:rsidR="009B0719" w14:paraId="63C55D6E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3478D8CD" w14:textId="77777777" w:rsidR="009B0719" w:rsidRDefault="009B0719" w:rsidP="009B0719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1B2212B5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05346241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45AA0971" w14:textId="77777777" w:rsidR="009B0719" w:rsidRDefault="009B0719" w:rsidP="009B0719">
            <w:pPr>
              <w:jc w:val="right"/>
            </w:pPr>
            <w:r>
              <w:t>0.001</w:t>
            </w:r>
          </w:p>
        </w:tc>
        <w:tc>
          <w:tcPr>
            <w:tcW w:w="936" w:type="dxa"/>
            <w:vAlign w:val="center"/>
          </w:tcPr>
          <w:p w14:paraId="273905E0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51A32356" w14:textId="6630D88A" w:rsidR="009B0719" w:rsidRDefault="007C26F2" w:rsidP="009B0719">
            <w:pPr>
              <w:jc w:val="left"/>
            </w:pPr>
            <w:r w:rsidRPr="007C26F2">
              <w:t>multiplex immunoassay</w:t>
            </w:r>
          </w:p>
        </w:tc>
        <w:tc>
          <w:tcPr>
            <w:tcW w:w="1440" w:type="dxa"/>
            <w:vAlign w:val="center"/>
          </w:tcPr>
          <w:p w14:paraId="7A8F8696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F2B1B5B" w14:textId="77777777" w:rsidR="009B0719" w:rsidRDefault="009B0719" w:rsidP="009B0719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9B0719" w14:paraId="4F2CC106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59E2A0B" w14:textId="77777777" w:rsidR="009B0719" w:rsidRDefault="009B0719" w:rsidP="009B0719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3FBF9CBF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4ED206E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0801FC06" w14:textId="77777777" w:rsidR="009B0719" w:rsidRDefault="009B0719" w:rsidP="009B0719">
            <w:pPr>
              <w:jc w:val="right"/>
            </w:pPr>
            <w:r>
              <w:t>0.223</w:t>
            </w:r>
          </w:p>
        </w:tc>
        <w:tc>
          <w:tcPr>
            <w:tcW w:w="936" w:type="dxa"/>
            <w:vAlign w:val="center"/>
          </w:tcPr>
          <w:p w14:paraId="4F2E2069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379E38C2" w14:textId="73192DAE" w:rsidR="009B0719" w:rsidRDefault="00917558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4BF4316F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21949AF" w14:textId="77777777" w:rsidR="009B0719" w:rsidRDefault="009B0719" w:rsidP="009B0719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9B0719" w14:paraId="1DCBBC2F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02F5E62A" w14:textId="77777777" w:rsidR="009B0719" w:rsidRDefault="009B0719" w:rsidP="009B0719">
            <w:pPr>
              <w:jc w:val="left"/>
            </w:pPr>
            <w:r>
              <w:t>Adalimumab</w:t>
            </w:r>
          </w:p>
        </w:tc>
        <w:tc>
          <w:tcPr>
            <w:tcW w:w="1161" w:type="dxa"/>
            <w:vAlign w:val="bottom"/>
          </w:tcPr>
          <w:p w14:paraId="2E8B8AB6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A553D77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7323C46F" w14:textId="77777777" w:rsidR="009B0719" w:rsidRDefault="009B0719" w:rsidP="009B0719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3E33DE18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6DC1DA7" w14:textId="49C276D9" w:rsidR="009B0719" w:rsidRDefault="009B0719" w:rsidP="009B0719">
            <w:pPr>
              <w:jc w:val="left"/>
            </w:pPr>
            <w:r>
              <w:t>Model-based meta</w:t>
            </w:r>
            <w:r w:rsidR="00917558">
              <w:t>-</w:t>
            </w:r>
            <w:r>
              <w:t>analysis</w:t>
            </w:r>
          </w:p>
        </w:tc>
        <w:tc>
          <w:tcPr>
            <w:tcW w:w="1440" w:type="dxa"/>
            <w:vAlign w:val="center"/>
          </w:tcPr>
          <w:p w14:paraId="256A6ED4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7F2A88B6" w14:textId="77777777" w:rsidR="009B0719" w:rsidRDefault="009B0719" w:rsidP="009B0719">
            <w:pPr>
              <w:jc w:val="left"/>
            </w:pPr>
            <w:r>
              <w:t>Benamara et al., 2025; PMID: 41536283</w:t>
            </w:r>
          </w:p>
        </w:tc>
      </w:tr>
      <w:tr w:rsidR="009B0719" w14:paraId="5FF700F1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BFF198A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74837B07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7313A8B6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43C40FB" w14:textId="77777777" w:rsidR="009B0719" w:rsidRDefault="009B0719" w:rsidP="009B0719">
            <w:pPr>
              <w:jc w:val="right"/>
            </w:pPr>
            <w:r>
              <w:t>0.299</w:t>
            </w:r>
          </w:p>
        </w:tc>
        <w:tc>
          <w:tcPr>
            <w:tcW w:w="936" w:type="dxa"/>
            <w:vAlign w:val="center"/>
          </w:tcPr>
          <w:p w14:paraId="2695C88F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5B3BD497" w14:textId="3C007D0B" w:rsidR="009B0719" w:rsidRDefault="009B0719" w:rsidP="009B0719">
            <w:pPr>
              <w:jc w:val="left"/>
            </w:pPr>
            <w:r>
              <w:t>Equilibrium binding studies</w:t>
            </w:r>
            <w:r w:rsidR="00917558">
              <w:t xml:space="preserve"> </w:t>
            </w:r>
          </w:p>
        </w:tc>
        <w:tc>
          <w:tcPr>
            <w:tcW w:w="1440" w:type="dxa"/>
            <w:vAlign w:val="center"/>
          </w:tcPr>
          <w:p w14:paraId="21577901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3C9CE2A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5A659AC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1EBF5AB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743C6BF9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D071AE7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249FFC0B" w14:textId="77777777" w:rsidR="009B0719" w:rsidRDefault="009B0719" w:rsidP="009B0719">
            <w:pPr>
              <w:jc w:val="right"/>
            </w:pPr>
            <w:r>
              <w:t>0.00936</w:t>
            </w:r>
          </w:p>
        </w:tc>
        <w:tc>
          <w:tcPr>
            <w:tcW w:w="936" w:type="dxa"/>
            <w:vAlign w:val="center"/>
          </w:tcPr>
          <w:p w14:paraId="2894E998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73D23D83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638ECDDD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87C7A1D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02DA954C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6EFA208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3227C94D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B6251E2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45EC2CCF" w14:textId="77777777" w:rsidR="009B0719" w:rsidRDefault="009B0719" w:rsidP="009B0719">
            <w:pPr>
              <w:jc w:val="right"/>
            </w:pPr>
            <w:r>
              <w:t>0.606</w:t>
            </w:r>
          </w:p>
        </w:tc>
        <w:tc>
          <w:tcPr>
            <w:tcW w:w="936" w:type="dxa"/>
            <w:vAlign w:val="center"/>
          </w:tcPr>
          <w:p w14:paraId="107FD5A6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333E99F" w14:textId="526C061C" w:rsidR="009B0719" w:rsidRDefault="009B0719" w:rsidP="009B0719">
            <w:pPr>
              <w:jc w:val="left"/>
            </w:pPr>
            <w:r>
              <w:t xml:space="preserve">Flow cytometry internalization assay in </w:t>
            </w:r>
            <w:r>
              <w:lastRenderedPageBreak/>
              <w:t>BxPC-3 cells</w:t>
            </w:r>
            <w:r w:rsidR="00917558">
              <w:t xml:space="preserve"> </w:t>
            </w:r>
          </w:p>
        </w:tc>
        <w:tc>
          <w:tcPr>
            <w:tcW w:w="1440" w:type="dxa"/>
            <w:vAlign w:val="center"/>
          </w:tcPr>
          <w:p w14:paraId="49962199" w14:textId="77777777" w:rsidR="009B0719" w:rsidRDefault="009B0719" w:rsidP="009B0719">
            <w:pPr>
              <w:jc w:val="center"/>
            </w:pPr>
            <w:r>
              <w:lastRenderedPageBreak/>
              <w:t>A Priori and Top Down</w:t>
            </w:r>
          </w:p>
        </w:tc>
        <w:tc>
          <w:tcPr>
            <w:tcW w:w="3115" w:type="dxa"/>
            <w:vAlign w:val="center"/>
          </w:tcPr>
          <w:p w14:paraId="1F93C433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0C19C3B0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169E4400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50A3811A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B9CAFC4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350FCC91" w14:textId="77777777" w:rsidR="009B0719" w:rsidRDefault="009B0719" w:rsidP="009B0719">
            <w:pPr>
              <w:jc w:val="right"/>
            </w:pPr>
            <w:r>
              <w:t>0.609</w:t>
            </w:r>
          </w:p>
        </w:tc>
        <w:tc>
          <w:tcPr>
            <w:tcW w:w="936" w:type="dxa"/>
            <w:vAlign w:val="center"/>
          </w:tcPr>
          <w:p w14:paraId="3A27B2C3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2001C5BF" w14:textId="676879D8" w:rsidR="009B0719" w:rsidRDefault="009B0719" w:rsidP="009B0719">
            <w:pPr>
              <w:jc w:val="left"/>
            </w:pPr>
            <w:r>
              <w:t>model fitting</w:t>
            </w:r>
            <w:r w:rsidR="00917558">
              <w:t xml:space="preserve"> by the authors</w:t>
            </w:r>
          </w:p>
        </w:tc>
        <w:tc>
          <w:tcPr>
            <w:tcW w:w="1440" w:type="dxa"/>
            <w:vAlign w:val="center"/>
          </w:tcPr>
          <w:p w14:paraId="7F0C013B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A983444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7886769C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5374E624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46ADDD8D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7194856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3FF8C41D" w14:textId="77777777" w:rsidR="009B0719" w:rsidRDefault="009B0719" w:rsidP="009B0719">
            <w:pPr>
              <w:jc w:val="right"/>
            </w:pPr>
            <w:r>
              <w:t>0.0426</w:t>
            </w:r>
          </w:p>
        </w:tc>
        <w:tc>
          <w:tcPr>
            <w:tcW w:w="936" w:type="dxa"/>
            <w:vAlign w:val="center"/>
          </w:tcPr>
          <w:p w14:paraId="45886134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C05EB79" w14:textId="4F1748FC" w:rsidR="009B0719" w:rsidRDefault="00917558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2A2743CB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F609D7C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6B0E96B9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59813356" w14:textId="77777777" w:rsidR="009B0719" w:rsidRDefault="009B0719" w:rsidP="009B0719">
            <w:pPr>
              <w:jc w:val="left"/>
            </w:pPr>
            <w:r>
              <w:t>Atezolizumab</w:t>
            </w:r>
          </w:p>
        </w:tc>
        <w:tc>
          <w:tcPr>
            <w:tcW w:w="1161" w:type="dxa"/>
            <w:vAlign w:val="bottom"/>
          </w:tcPr>
          <w:p w14:paraId="4C9B3D0A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7A817774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53D0A0A4" w14:textId="77777777" w:rsidR="009B0719" w:rsidRDefault="009B0719" w:rsidP="009B0719">
            <w:pPr>
              <w:jc w:val="right"/>
            </w:pPr>
            <w:r>
              <w:t>0.65</w:t>
            </w:r>
          </w:p>
        </w:tc>
        <w:tc>
          <w:tcPr>
            <w:tcW w:w="936" w:type="dxa"/>
            <w:vAlign w:val="center"/>
          </w:tcPr>
          <w:p w14:paraId="05AF8507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98F2207" w14:textId="77777777" w:rsidR="009B0719" w:rsidRDefault="009B0719" w:rsidP="009B0719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43194122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3AE47FFB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7D00DFFE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9B92F8B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4061B68C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7FA4E489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73E04724" w14:textId="77777777" w:rsidR="009B0719" w:rsidRDefault="009B0719" w:rsidP="009B0719">
            <w:pPr>
              <w:jc w:val="right"/>
            </w:pPr>
            <w:r>
              <w:t>0.0000467</w:t>
            </w:r>
          </w:p>
        </w:tc>
        <w:tc>
          <w:tcPr>
            <w:tcW w:w="936" w:type="dxa"/>
            <w:vAlign w:val="center"/>
          </w:tcPr>
          <w:p w14:paraId="7E161527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0367AB8" w14:textId="4B57CB3B" w:rsidR="009B0719" w:rsidRDefault="009B0719" w:rsidP="009B0719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T200)</w:t>
            </w:r>
          </w:p>
        </w:tc>
        <w:tc>
          <w:tcPr>
            <w:tcW w:w="1440" w:type="dxa"/>
            <w:vAlign w:val="center"/>
          </w:tcPr>
          <w:p w14:paraId="350EC0EE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20C4D5F" w14:textId="77777777" w:rsidR="009B0719" w:rsidRDefault="009B0719" w:rsidP="009B0719">
            <w:pPr>
              <w:jc w:val="left"/>
            </w:pPr>
            <w:r>
              <w:t>Jin et al., 2021 PMID: 34484871</w:t>
            </w:r>
          </w:p>
        </w:tc>
      </w:tr>
      <w:tr w:rsidR="009B0719" w14:paraId="0CE33AE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59E131A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3C4FA1CA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55FE97F3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23182FC1" w14:textId="77777777" w:rsidR="009B0719" w:rsidRDefault="009B0719" w:rsidP="009B0719">
            <w:pPr>
              <w:jc w:val="right"/>
            </w:pPr>
            <w:r>
              <w:t>0.00174</w:t>
            </w:r>
          </w:p>
        </w:tc>
        <w:tc>
          <w:tcPr>
            <w:tcW w:w="936" w:type="dxa"/>
            <w:vAlign w:val="center"/>
          </w:tcPr>
          <w:p w14:paraId="71ECB6DB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212FF528" w14:textId="021C6E8E" w:rsidR="009B0719" w:rsidRDefault="009B0719" w:rsidP="009B0719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T200)</w:t>
            </w:r>
          </w:p>
        </w:tc>
        <w:tc>
          <w:tcPr>
            <w:tcW w:w="1440" w:type="dxa"/>
            <w:vAlign w:val="center"/>
          </w:tcPr>
          <w:p w14:paraId="47DCD446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DC86BF9" w14:textId="77777777" w:rsidR="009B0719" w:rsidRDefault="009B0719" w:rsidP="009B0719">
            <w:pPr>
              <w:jc w:val="left"/>
            </w:pPr>
            <w:proofErr w:type="spellStart"/>
            <w:r>
              <w:t>Benicky</w:t>
            </w:r>
            <w:proofErr w:type="spellEnd"/>
            <w:r>
              <w:t> et al., 2022 PMID: 33073996</w:t>
            </w:r>
          </w:p>
        </w:tc>
      </w:tr>
      <w:tr w:rsidR="009B0719" w14:paraId="6482A74E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45764BF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27C0A90A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5219A35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1525B83A" w14:textId="77777777" w:rsidR="009B0719" w:rsidRDefault="009B0719" w:rsidP="009B0719">
            <w:pPr>
              <w:jc w:val="right"/>
            </w:pPr>
            <w:r>
              <w:t>0.25</w:t>
            </w:r>
          </w:p>
        </w:tc>
        <w:tc>
          <w:tcPr>
            <w:tcW w:w="936" w:type="dxa"/>
            <w:vAlign w:val="center"/>
          </w:tcPr>
          <w:p w14:paraId="63193BCC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5A17D9D3" w14:textId="77777777" w:rsidR="009B0719" w:rsidRDefault="009B0719" w:rsidP="009B0719">
            <w:pPr>
              <w:jc w:val="left"/>
            </w:pPr>
            <w:proofErr w:type="spellStart"/>
            <w:r>
              <w:t>pHrodo</w:t>
            </w:r>
            <w:proofErr w:type="spellEnd"/>
            <w:r>
              <w:t xml:space="preserve"> flow-cytometry internalization assay</w:t>
            </w:r>
          </w:p>
        </w:tc>
        <w:tc>
          <w:tcPr>
            <w:tcW w:w="1440" w:type="dxa"/>
            <w:vAlign w:val="center"/>
          </w:tcPr>
          <w:p w14:paraId="600C4FE3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361A84E" w14:textId="77777777" w:rsidR="009B0719" w:rsidRDefault="009B0719" w:rsidP="009B0719">
            <w:pPr>
              <w:jc w:val="left"/>
            </w:pPr>
            <w:r>
              <w:t>Jin et al., 2021 PMID: 34484871</w:t>
            </w:r>
          </w:p>
        </w:tc>
      </w:tr>
      <w:tr w:rsidR="009B0719" w14:paraId="377E6A75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359358E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10683060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081497AA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190AFE7F" w14:textId="77777777" w:rsidR="009B0719" w:rsidRDefault="009B0719" w:rsidP="009B0719">
            <w:pPr>
              <w:jc w:val="right"/>
            </w:pPr>
            <w:r>
              <w:t>0.609</w:t>
            </w:r>
          </w:p>
        </w:tc>
        <w:tc>
          <w:tcPr>
            <w:tcW w:w="936" w:type="dxa"/>
            <w:vAlign w:val="center"/>
          </w:tcPr>
          <w:p w14:paraId="55D20848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75948A32" w14:textId="546DAC51" w:rsidR="009B0719" w:rsidRDefault="00917558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5E868A69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A78CDDC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6DA927C9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7C6D5D0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72052EBA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BDE8F2E" w14:textId="77777777" w:rsidR="009B0719" w:rsidRDefault="009B0719" w:rsidP="009B0719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3427AA0F" w14:textId="77777777" w:rsidR="009B0719" w:rsidRDefault="009B0719" w:rsidP="009B0719">
            <w:pPr>
              <w:jc w:val="right"/>
            </w:pPr>
            <w:r>
              <w:t>0.0426</w:t>
            </w:r>
          </w:p>
        </w:tc>
        <w:tc>
          <w:tcPr>
            <w:tcW w:w="936" w:type="dxa"/>
            <w:vAlign w:val="center"/>
          </w:tcPr>
          <w:p w14:paraId="70B3CCD3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3CC5B084" w14:textId="4185B835" w:rsidR="009B0719" w:rsidRDefault="00917558" w:rsidP="009B0719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07118728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67ABCC8" w14:textId="77777777" w:rsidR="009B0719" w:rsidRDefault="009B0719" w:rsidP="009B0719">
            <w:pPr>
              <w:jc w:val="left"/>
            </w:pPr>
            <w:r>
              <w:t>Huang et al., 2022 PMID: 36225583</w:t>
            </w:r>
          </w:p>
        </w:tc>
      </w:tr>
      <w:tr w:rsidR="009B0719" w14:paraId="1EE58B4D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0D682FC7" w14:textId="77777777" w:rsidR="009B0719" w:rsidRDefault="009B0719" w:rsidP="009B0719">
            <w:pPr>
              <w:jc w:val="left"/>
            </w:pPr>
            <w:r>
              <w:t>Avelumab</w:t>
            </w:r>
          </w:p>
        </w:tc>
        <w:tc>
          <w:tcPr>
            <w:tcW w:w="1161" w:type="dxa"/>
            <w:vAlign w:val="bottom"/>
          </w:tcPr>
          <w:p w14:paraId="70FD8C2E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9F7A4F7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</w:t>
            </w:r>
            <w:r>
              <w:lastRenderedPageBreak/>
              <w:t>space</w:t>
            </w:r>
          </w:p>
        </w:tc>
        <w:tc>
          <w:tcPr>
            <w:tcW w:w="1170" w:type="dxa"/>
            <w:vAlign w:val="center"/>
          </w:tcPr>
          <w:p w14:paraId="3C807312" w14:textId="77777777" w:rsidR="009B0719" w:rsidRDefault="009B0719" w:rsidP="009B0719">
            <w:pPr>
              <w:jc w:val="right"/>
            </w:pPr>
            <w:r>
              <w:lastRenderedPageBreak/>
              <w:t>1.05</w:t>
            </w:r>
          </w:p>
        </w:tc>
        <w:tc>
          <w:tcPr>
            <w:tcW w:w="936" w:type="dxa"/>
            <w:vAlign w:val="center"/>
          </w:tcPr>
          <w:p w14:paraId="26CB3D20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5DF4C852" w14:textId="7B283ACB" w:rsidR="009B0719" w:rsidRDefault="009B0719" w:rsidP="009B0719">
            <w:pPr>
              <w:jc w:val="left"/>
            </w:pPr>
            <w:r>
              <w:t>Model-based meta</w:t>
            </w:r>
            <w:r w:rsidR="00917558">
              <w:t>-</w:t>
            </w:r>
            <w:r>
              <w:t>analysis</w:t>
            </w:r>
          </w:p>
        </w:tc>
        <w:tc>
          <w:tcPr>
            <w:tcW w:w="1440" w:type="dxa"/>
            <w:vAlign w:val="center"/>
          </w:tcPr>
          <w:p w14:paraId="12B5C783" w14:textId="77777777" w:rsidR="009B0719" w:rsidRDefault="009B0719" w:rsidP="009B0719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62B39845" w14:textId="77777777" w:rsidR="009B0719" w:rsidRDefault="009B0719" w:rsidP="009B0719">
            <w:pPr>
              <w:jc w:val="left"/>
            </w:pPr>
            <w:r>
              <w:t>Benamara et al., 2025</w:t>
            </w:r>
          </w:p>
        </w:tc>
      </w:tr>
      <w:tr w:rsidR="009B0719" w14:paraId="490FDA3A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671DC297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7BBF0ED7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BA95533" w14:textId="77777777" w:rsidR="009B0719" w:rsidRDefault="009B0719" w:rsidP="009B0719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A36728C" w14:textId="77777777" w:rsidR="009B0719" w:rsidRDefault="009B0719" w:rsidP="009B0719">
            <w:pPr>
              <w:jc w:val="right"/>
            </w:pPr>
            <w:r>
              <w:t>0.000058</w:t>
            </w:r>
          </w:p>
        </w:tc>
        <w:tc>
          <w:tcPr>
            <w:tcW w:w="936" w:type="dxa"/>
            <w:vAlign w:val="center"/>
          </w:tcPr>
          <w:p w14:paraId="75D549C9" w14:textId="77777777" w:rsidR="009B0719" w:rsidRDefault="009B0719" w:rsidP="009B0719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127C9790" w14:textId="146F256A" w:rsidR="009B0719" w:rsidRDefault="009B0719" w:rsidP="009B0719">
            <w:pPr>
              <w:jc w:val="left"/>
            </w:pPr>
            <w:r>
              <w:t>SPR-</w:t>
            </w:r>
            <w:proofErr w:type="spellStart"/>
            <w:r>
              <w:t>Biacore</w:t>
            </w:r>
            <w:proofErr w:type="spellEnd"/>
            <w:r w:rsidR="00917558">
              <w:t xml:space="preserve"> </w:t>
            </w:r>
          </w:p>
        </w:tc>
        <w:tc>
          <w:tcPr>
            <w:tcW w:w="1440" w:type="dxa"/>
            <w:vAlign w:val="center"/>
          </w:tcPr>
          <w:p w14:paraId="50CF2662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6006AD9" w14:textId="77777777" w:rsidR="009B0719" w:rsidRDefault="009B0719" w:rsidP="009B0719">
            <w:pPr>
              <w:jc w:val="left"/>
            </w:pPr>
            <w:r>
              <w:t>Papadopoulos et al., 2012; https://doi.org/10.1007/s10456-011-9249-6</w:t>
            </w:r>
          </w:p>
        </w:tc>
      </w:tr>
      <w:tr w:rsidR="009B0719" w14:paraId="7D84A5CF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033C348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5CD75D52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D240D86" w14:textId="77777777" w:rsidR="009B0719" w:rsidRDefault="009B0719" w:rsidP="009B0719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7B27A3C5" w14:textId="77777777" w:rsidR="009B0719" w:rsidRDefault="009B0719" w:rsidP="009B0719">
            <w:pPr>
              <w:jc w:val="right"/>
            </w:pPr>
            <w:r>
              <w:t>0.00186</w:t>
            </w:r>
          </w:p>
        </w:tc>
        <w:tc>
          <w:tcPr>
            <w:tcW w:w="936" w:type="dxa"/>
            <w:vAlign w:val="center"/>
          </w:tcPr>
          <w:p w14:paraId="3AC2B175" w14:textId="77777777" w:rsidR="009B0719" w:rsidRDefault="009B0719" w:rsidP="009B0719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5A1E96C4" w14:textId="06FB051D" w:rsidR="009B0719" w:rsidRDefault="009B0719" w:rsidP="009B0719">
            <w:pPr>
              <w:jc w:val="left"/>
            </w:pPr>
            <w:r>
              <w:t>SPR-</w:t>
            </w:r>
            <w:proofErr w:type="spellStart"/>
            <w:r>
              <w:t>Biacore</w:t>
            </w:r>
            <w:proofErr w:type="spellEnd"/>
          </w:p>
        </w:tc>
        <w:tc>
          <w:tcPr>
            <w:tcW w:w="1440" w:type="dxa"/>
            <w:vAlign w:val="center"/>
          </w:tcPr>
          <w:p w14:paraId="628ABF0F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FD084D4" w14:textId="77777777" w:rsidR="009B0719" w:rsidRDefault="009B0719" w:rsidP="009B0719">
            <w:pPr>
              <w:jc w:val="left"/>
            </w:pPr>
            <w:r>
              <w:t>Papadopoulos et al., 2012; https://doi.org/10.1007/s10456-011-9249-6</w:t>
            </w:r>
          </w:p>
        </w:tc>
      </w:tr>
      <w:tr w:rsidR="009B0719" w14:paraId="279EAA55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64D9EC82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1753303D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D6E550C" w14:textId="77777777" w:rsidR="009B0719" w:rsidRDefault="009B0719" w:rsidP="009B0719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3CC192BD" w14:textId="77777777" w:rsidR="009B0719" w:rsidRDefault="009B0719" w:rsidP="009B0719">
            <w:pPr>
              <w:jc w:val="right"/>
            </w:pPr>
            <w:r>
              <w:t>0.48</w:t>
            </w:r>
          </w:p>
        </w:tc>
        <w:tc>
          <w:tcPr>
            <w:tcW w:w="936" w:type="dxa"/>
            <w:vAlign w:val="center"/>
          </w:tcPr>
          <w:p w14:paraId="69272D5B" w14:textId="77777777" w:rsidR="009B0719" w:rsidRDefault="009B0719" w:rsidP="009B0719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F03EDF4" w14:textId="77777777" w:rsidR="009B0719" w:rsidRDefault="009B0719" w:rsidP="009B0719">
            <w:pPr>
              <w:jc w:val="left"/>
            </w:pPr>
            <w:r>
              <w:t>Assumed same as kdeg</w:t>
            </w:r>
          </w:p>
        </w:tc>
        <w:tc>
          <w:tcPr>
            <w:tcW w:w="1440" w:type="dxa"/>
            <w:vAlign w:val="center"/>
          </w:tcPr>
          <w:p w14:paraId="74CC60B6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FA7135C" w14:textId="77777777" w:rsidR="009B0719" w:rsidRDefault="009B0719" w:rsidP="009B0719">
            <w:pPr>
              <w:jc w:val="left"/>
            </w:pPr>
            <w:proofErr w:type="spellStart"/>
            <w:r>
              <w:t>Sarabipour</w:t>
            </w:r>
            <w:proofErr w:type="spellEnd"/>
            <w:r>
              <w:t xml:space="preserve"> et al., 2024 PMID 38324585</w:t>
            </w:r>
          </w:p>
        </w:tc>
      </w:tr>
      <w:tr w:rsidR="009B0719" w14:paraId="2C62620A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CF946AA" w14:textId="77777777" w:rsidR="009B0719" w:rsidRDefault="009B0719" w:rsidP="009B0719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52189BAF" w14:textId="77777777" w:rsidR="009B0719" w:rsidRDefault="009B0719" w:rsidP="009B0719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5195DB2" w14:textId="77777777" w:rsidR="009B0719" w:rsidRDefault="009B0719" w:rsidP="009B0719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092C3655" w14:textId="77777777" w:rsidR="009B0719" w:rsidRDefault="009B0719" w:rsidP="009B0719">
            <w:pPr>
              <w:jc w:val="right"/>
            </w:pPr>
            <w:r>
              <w:t>0.013</w:t>
            </w:r>
          </w:p>
        </w:tc>
        <w:tc>
          <w:tcPr>
            <w:tcW w:w="936" w:type="dxa"/>
            <w:vAlign w:val="center"/>
          </w:tcPr>
          <w:p w14:paraId="002D04FE" w14:textId="77777777" w:rsidR="009B0719" w:rsidRDefault="009B0719" w:rsidP="009B0719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5A253AE5" w14:textId="77777777" w:rsidR="009B0719" w:rsidRDefault="009B0719" w:rsidP="009B0719">
            <w:pPr>
              <w:jc w:val="left"/>
            </w:pPr>
            <w:r>
              <w:t>quantitative fluorescence (assumed same across species)</w:t>
            </w:r>
          </w:p>
        </w:tc>
        <w:tc>
          <w:tcPr>
            <w:tcW w:w="1440" w:type="dxa"/>
            <w:vAlign w:val="center"/>
          </w:tcPr>
          <w:p w14:paraId="61514CFD" w14:textId="77777777" w:rsidR="009B0719" w:rsidRDefault="009B0719" w:rsidP="009B0719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703806C" w14:textId="77777777" w:rsidR="009B0719" w:rsidRDefault="009B0719" w:rsidP="009B0719">
            <w:pPr>
              <w:jc w:val="left"/>
            </w:pPr>
            <w:proofErr w:type="spellStart"/>
            <w:r>
              <w:t>Imoukhuede</w:t>
            </w:r>
            <w:proofErr w:type="spellEnd"/>
            <w:r>
              <w:t xml:space="preserve"> et al., </w:t>
            </w:r>
            <w:proofErr w:type="gramStart"/>
            <w:r>
              <w:t>2012  PMID</w:t>
            </w:r>
            <w:proofErr w:type="gramEnd"/>
            <w:r>
              <w:t>: 21185287</w:t>
            </w:r>
          </w:p>
        </w:tc>
      </w:tr>
      <w:tr w:rsidR="00917558" w14:paraId="3FF2013B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5557D2F4" w14:textId="77777777" w:rsidR="00917558" w:rsidRDefault="00917558" w:rsidP="00917558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2544B2C2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578A8754" w14:textId="77777777" w:rsidR="00917558" w:rsidRDefault="00917558" w:rsidP="00917558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78768CF6" w14:textId="77777777" w:rsidR="00917558" w:rsidRDefault="00917558" w:rsidP="00917558">
            <w:pPr>
              <w:jc w:val="right"/>
            </w:pPr>
            <w:r>
              <w:t>0.48</w:t>
            </w:r>
          </w:p>
        </w:tc>
        <w:tc>
          <w:tcPr>
            <w:tcW w:w="936" w:type="dxa"/>
            <w:vAlign w:val="center"/>
          </w:tcPr>
          <w:p w14:paraId="770AA556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6E75CAB4" w14:textId="5FDD628F" w:rsidR="00917558" w:rsidRDefault="00917558" w:rsidP="00917558">
            <w:pPr>
              <w:jc w:val="left"/>
            </w:pPr>
            <w:proofErr w:type="gramStart"/>
            <w:r w:rsidRPr="009B0719">
              <w:t>cycloheximide</w:t>
            </w:r>
            <w:proofErr w:type="gramEnd"/>
            <w:r w:rsidRPr="009B0719">
              <w:t>-chase protein degradation assay</w:t>
            </w:r>
            <w:r>
              <w:t>; western blot dosimetry</w:t>
            </w:r>
          </w:p>
        </w:tc>
        <w:tc>
          <w:tcPr>
            <w:tcW w:w="1440" w:type="dxa"/>
            <w:vAlign w:val="center"/>
          </w:tcPr>
          <w:p w14:paraId="37EE3BF9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97F9E8A" w14:textId="77777777" w:rsidR="00917558" w:rsidRDefault="00917558" w:rsidP="00917558">
            <w:pPr>
              <w:jc w:val="left"/>
            </w:pPr>
            <w:proofErr w:type="spellStart"/>
            <w:r>
              <w:t>Sarabipour</w:t>
            </w:r>
            <w:proofErr w:type="spellEnd"/>
            <w:r>
              <w:t xml:space="preserve"> et al., 2024 PMID 38324585</w:t>
            </w:r>
          </w:p>
        </w:tc>
      </w:tr>
      <w:tr w:rsidR="00917558" w14:paraId="31A6A571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4225F9E4" w14:textId="77777777" w:rsidR="00917558" w:rsidRDefault="00917558" w:rsidP="00917558">
            <w:pPr>
              <w:jc w:val="left"/>
            </w:pPr>
            <w:r>
              <w:t>Bevacizumab</w:t>
            </w:r>
          </w:p>
        </w:tc>
        <w:tc>
          <w:tcPr>
            <w:tcW w:w="1161" w:type="dxa"/>
            <w:vAlign w:val="bottom"/>
          </w:tcPr>
          <w:p w14:paraId="45F08847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7A8ED93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66AEFBD0" w14:textId="77777777" w:rsidR="00917558" w:rsidRDefault="00917558" w:rsidP="00917558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61FF4B7A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19FF7D43" w14:textId="61495492" w:rsidR="00917558" w:rsidRDefault="00917558" w:rsidP="00917558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79752311" w14:textId="77777777" w:rsidR="00917558" w:rsidRDefault="00917558" w:rsidP="00917558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1DCF3811" w14:textId="77777777" w:rsidR="00917558" w:rsidRDefault="00917558" w:rsidP="00917558">
            <w:pPr>
              <w:jc w:val="left"/>
            </w:pPr>
            <w:r>
              <w:t>Benamara et al., 2025</w:t>
            </w:r>
          </w:p>
        </w:tc>
      </w:tr>
      <w:tr w:rsidR="00917558" w14:paraId="0CE980B3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61259B8B" w14:textId="77777777" w:rsidR="00917558" w:rsidRDefault="00917558" w:rsidP="00917558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7ACD05E0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6674F2C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64551AEE" w14:textId="77777777" w:rsidR="00917558" w:rsidRDefault="00917558" w:rsidP="00917558">
            <w:pPr>
              <w:jc w:val="right"/>
            </w:pPr>
            <w:r>
              <w:t>0.000018</w:t>
            </w:r>
          </w:p>
        </w:tc>
        <w:tc>
          <w:tcPr>
            <w:tcW w:w="936" w:type="dxa"/>
            <w:vAlign w:val="center"/>
          </w:tcPr>
          <w:p w14:paraId="2FF71566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4FCA3FA" w14:textId="4DB28A2A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 </w:t>
            </w:r>
          </w:p>
        </w:tc>
        <w:tc>
          <w:tcPr>
            <w:tcW w:w="1440" w:type="dxa"/>
            <w:vAlign w:val="center"/>
          </w:tcPr>
          <w:p w14:paraId="5B2B70F4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C993741" w14:textId="77777777" w:rsidR="00917558" w:rsidRDefault="00917558" w:rsidP="00917558">
            <w:pPr>
              <w:jc w:val="left"/>
            </w:pPr>
            <w:r>
              <w:t>Shealy et al., 2011; PMC3180089</w:t>
            </w:r>
          </w:p>
        </w:tc>
      </w:tr>
      <w:tr w:rsidR="00917558" w14:paraId="6E9F6AA4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74FAFC76" w14:textId="77777777" w:rsidR="00917558" w:rsidRDefault="00917558" w:rsidP="00917558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5BB425DD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91D77D0" w14:textId="77777777" w:rsidR="00917558" w:rsidRDefault="00917558" w:rsidP="00917558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6A8A28F2" w14:textId="77777777" w:rsidR="00917558" w:rsidRDefault="00917558" w:rsidP="00917558">
            <w:pPr>
              <w:jc w:val="right"/>
            </w:pPr>
            <w:r>
              <w:t>0.005583</w:t>
            </w:r>
          </w:p>
        </w:tc>
        <w:tc>
          <w:tcPr>
            <w:tcW w:w="936" w:type="dxa"/>
            <w:vAlign w:val="center"/>
          </w:tcPr>
          <w:p w14:paraId="5151C991" w14:textId="77777777" w:rsidR="00917558" w:rsidRDefault="00917558" w:rsidP="00917558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49AEB0F8" w14:textId="06CEFC52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(</w:t>
            </w:r>
            <w:proofErr w:type="spellStart"/>
            <w:r>
              <w:t>Biacore</w:t>
            </w:r>
            <w:proofErr w:type="spellEnd"/>
            <w:r>
              <w:t xml:space="preserve"> 3000) </w:t>
            </w:r>
          </w:p>
        </w:tc>
        <w:tc>
          <w:tcPr>
            <w:tcW w:w="1440" w:type="dxa"/>
            <w:vAlign w:val="center"/>
          </w:tcPr>
          <w:p w14:paraId="4DC7E625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8D5014C" w14:textId="77777777" w:rsidR="00917558" w:rsidRDefault="00917558" w:rsidP="00917558">
            <w:pPr>
              <w:jc w:val="left"/>
            </w:pPr>
            <w:r>
              <w:t>Shealy et al., 2011; PMC3180089</w:t>
            </w:r>
          </w:p>
        </w:tc>
      </w:tr>
      <w:tr w:rsidR="00917558" w14:paraId="2A8B7FE0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74CB11F5" w14:textId="77777777" w:rsidR="00917558" w:rsidRDefault="00917558" w:rsidP="00917558">
            <w:pPr>
              <w:jc w:val="left"/>
            </w:pPr>
            <w:r>
              <w:lastRenderedPageBreak/>
              <w:t>Golimumab</w:t>
            </w:r>
          </w:p>
        </w:tc>
        <w:tc>
          <w:tcPr>
            <w:tcW w:w="1161" w:type="dxa"/>
            <w:vAlign w:val="bottom"/>
          </w:tcPr>
          <w:p w14:paraId="2D7CD1ED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88E368F" w14:textId="77777777" w:rsidR="00917558" w:rsidRDefault="00917558" w:rsidP="00917558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72CFCE08" w14:textId="77777777" w:rsidR="00917558" w:rsidRDefault="00917558" w:rsidP="00917558">
            <w:pPr>
              <w:jc w:val="right"/>
            </w:pPr>
            <w:r>
              <w:t>0.866</w:t>
            </w:r>
          </w:p>
        </w:tc>
        <w:tc>
          <w:tcPr>
            <w:tcW w:w="936" w:type="dxa"/>
            <w:vAlign w:val="center"/>
          </w:tcPr>
          <w:p w14:paraId="2920110D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4E3AFB36" w14:textId="103E4EF5" w:rsidR="00917558" w:rsidRDefault="00917558" w:rsidP="00917558">
            <w:pPr>
              <w:jc w:val="left"/>
            </w:pPr>
            <w:r>
              <w:t>Model estimated by the authors</w:t>
            </w:r>
          </w:p>
        </w:tc>
        <w:tc>
          <w:tcPr>
            <w:tcW w:w="1440" w:type="dxa"/>
            <w:vAlign w:val="center"/>
          </w:tcPr>
          <w:p w14:paraId="47C41824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8DEE888" w14:textId="77777777" w:rsidR="00917558" w:rsidRDefault="00917558" w:rsidP="00917558">
            <w:pPr>
              <w:jc w:val="left"/>
            </w:pPr>
            <w:r>
              <w:t>Zheng et al., 2020; PMC7531524</w:t>
            </w:r>
          </w:p>
        </w:tc>
      </w:tr>
      <w:tr w:rsidR="00917558" w14:paraId="0964E712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44B57F61" w14:textId="77777777" w:rsidR="00917558" w:rsidRDefault="00917558" w:rsidP="00917558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01E47F43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5F2EAB5" w14:textId="77777777" w:rsidR="00917558" w:rsidRDefault="00917558" w:rsidP="00917558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4322F287" w14:textId="77777777" w:rsidR="00917558" w:rsidRDefault="00917558" w:rsidP="00917558">
            <w:pPr>
              <w:jc w:val="right"/>
            </w:pPr>
            <w:r>
              <w:t>0.001</w:t>
            </w:r>
          </w:p>
        </w:tc>
        <w:tc>
          <w:tcPr>
            <w:tcW w:w="936" w:type="dxa"/>
            <w:vAlign w:val="center"/>
          </w:tcPr>
          <w:p w14:paraId="2EBF0E8B" w14:textId="77777777" w:rsidR="00917558" w:rsidRDefault="00917558" w:rsidP="00917558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729DBABE" w14:textId="50EF47C9" w:rsidR="00917558" w:rsidRDefault="00CB4569" w:rsidP="00917558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2811F978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49C408B" w14:textId="77777777" w:rsidR="00917558" w:rsidRDefault="00917558" w:rsidP="00917558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3C4F00" w14:paraId="08398D7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7F015775" w14:textId="77777777" w:rsidR="003C4F00" w:rsidRDefault="003C4F00" w:rsidP="003C4F00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71850D00" w14:textId="77777777" w:rsidR="003C4F00" w:rsidRDefault="003C4F00" w:rsidP="003C4F00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850AF9D" w14:textId="77777777" w:rsidR="003C4F00" w:rsidRDefault="003C4F00" w:rsidP="003C4F00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6A6DE230" w14:textId="77777777" w:rsidR="003C4F00" w:rsidRDefault="003C4F00" w:rsidP="003C4F00">
            <w:pPr>
              <w:jc w:val="right"/>
            </w:pPr>
            <w:r>
              <w:t>0.223</w:t>
            </w:r>
          </w:p>
        </w:tc>
        <w:tc>
          <w:tcPr>
            <w:tcW w:w="936" w:type="dxa"/>
            <w:vAlign w:val="center"/>
          </w:tcPr>
          <w:p w14:paraId="148B4892" w14:textId="77777777" w:rsidR="003C4F00" w:rsidRDefault="003C4F00" w:rsidP="003C4F00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3E6BC98E" w14:textId="062F9FA7" w:rsidR="003C4F00" w:rsidRDefault="003C4F00" w:rsidP="003C4F00">
            <w:pPr>
              <w:jc w:val="left"/>
            </w:pPr>
            <w:r>
              <w:t xml:space="preserve">model estimated by the authors </w:t>
            </w:r>
            <w:r w:rsidR="00CB4569">
              <w:t>of the source</w:t>
            </w:r>
          </w:p>
        </w:tc>
        <w:tc>
          <w:tcPr>
            <w:tcW w:w="1440" w:type="dxa"/>
            <w:vAlign w:val="center"/>
          </w:tcPr>
          <w:p w14:paraId="48200F1F" w14:textId="77777777" w:rsidR="003C4F00" w:rsidRDefault="003C4F00" w:rsidP="003C4F00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10F0FD7E" w14:textId="77777777" w:rsidR="003C4F00" w:rsidRDefault="003C4F00" w:rsidP="003C4F00">
            <w:pPr>
              <w:jc w:val="left"/>
            </w:pPr>
            <w:r>
              <w:t xml:space="preserve">Montes de Oca et al., 2025; </w:t>
            </w:r>
            <w:proofErr w:type="spellStart"/>
            <w:r>
              <w:t>doi</w:t>
            </w:r>
            <w:proofErr w:type="spellEnd"/>
            <w:r>
              <w:t>: 10.3390/pharmaceutics18040445</w:t>
            </w:r>
          </w:p>
        </w:tc>
      </w:tr>
      <w:tr w:rsidR="003C4F00" w14:paraId="21321E70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22F4B4AC" w14:textId="77777777" w:rsidR="003C4F00" w:rsidRDefault="003C4F00" w:rsidP="003C4F00">
            <w:pPr>
              <w:jc w:val="left"/>
            </w:pPr>
            <w:r>
              <w:t>Golimumab</w:t>
            </w:r>
          </w:p>
        </w:tc>
        <w:tc>
          <w:tcPr>
            <w:tcW w:w="1161" w:type="dxa"/>
            <w:vAlign w:val="bottom"/>
          </w:tcPr>
          <w:p w14:paraId="20C3E4EE" w14:textId="77777777" w:rsidR="003C4F00" w:rsidRDefault="003C4F00" w:rsidP="003C4F00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6324C04" w14:textId="77777777" w:rsidR="003C4F00" w:rsidRDefault="003C4F00" w:rsidP="003C4F00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229AE8DB" w14:textId="77777777" w:rsidR="003C4F00" w:rsidRDefault="003C4F00" w:rsidP="003C4F00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2BE3E443" w14:textId="77777777" w:rsidR="003C4F00" w:rsidRDefault="003C4F00" w:rsidP="003C4F00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0B8BBD9" w14:textId="22468CAC" w:rsidR="003C4F00" w:rsidRDefault="003C4F00" w:rsidP="003C4F00">
            <w:pPr>
              <w:jc w:val="left"/>
            </w:pPr>
            <w:r>
              <w:t>Model-based meta-analysis</w:t>
            </w:r>
          </w:p>
        </w:tc>
        <w:tc>
          <w:tcPr>
            <w:tcW w:w="1440" w:type="dxa"/>
            <w:vAlign w:val="center"/>
          </w:tcPr>
          <w:p w14:paraId="2A0B680C" w14:textId="77777777" w:rsidR="003C4F00" w:rsidRDefault="003C4F00" w:rsidP="003C4F00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12A363A3" w14:textId="77777777" w:rsidR="003C4F00" w:rsidRDefault="003C4F00" w:rsidP="003C4F00">
            <w:pPr>
              <w:jc w:val="left"/>
            </w:pPr>
            <w:r>
              <w:t>Benamara et al., 2025; PMID: 41536283</w:t>
            </w:r>
          </w:p>
        </w:tc>
      </w:tr>
      <w:tr w:rsidR="00917558" w14:paraId="6F45E0E3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1AC66756" w14:textId="77777777" w:rsidR="00917558" w:rsidRDefault="00917558" w:rsidP="00917558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48770E02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A612C4F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1CED946A" w14:textId="77777777" w:rsidR="00917558" w:rsidRDefault="00917558" w:rsidP="00917558">
            <w:pPr>
              <w:jc w:val="right"/>
            </w:pPr>
            <w:r>
              <w:t>0.00145</w:t>
            </w:r>
          </w:p>
        </w:tc>
        <w:tc>
          <w:tcPr>
            <w:tcW w:w="936" w:type="dxa"/>
            <w:vAlign w:val="center"/>
          </w:tcPr>
          <w:p w14:paraId="61636572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D37B66F" w14:textId="7A1683B7" w:rsidR="00917558" w:rsidRDefault="00917558" w:rsidP="00917558">
            <w:pPr>
              <w:jc w:val="left"/>
            </w:pPr>
            <w:r>
              <w:t>SPR assay (</w:t>
            </w:r>
            <w:proofErr w:type="spellStart"/>
            <w:r>
              <w:t>BIAcore</w:t>
            </w:r>
            <w:proofErr w:type="spellEnd"/>
            <w:r>
              <w:t xml:space="preserve"> T100) </w:t>
            </w:r>
          </w:p>
        </w:tc>
        <w:tc>
          <w:tcPr>
            <w:tcW w:w="1440" w:type="dxa"/>
            <w:vAlign w:val="center"/>
          </w:tcPr>
          <w:p w14:paraId="1D5E8902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4EBACC8B" w14:textId="77777777" w:rsidR="00917558" w:rsidRDefault="00917558" w:rsidP="00917558">
            <w:pPr>
              <w:jc w:val="left"/>
            </w:pPr>
            <w:r>
              <w:t>Tan et al., 2017; https://doi.org/10.1038/ncomms14369</w:t>
            </w:r>
          </w:p>
        </w:tc>
      </w:tr>
      <w:tr w:rsidR="00917558" w14:paraId="000648C5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66D14FFC" w14:textId="77777777" w:rsidR="00917558" w:rsidRDefault="00917558" w:rsidP="00917558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06F66991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63C8C2F" w14:textId="77777777" w:rsidR="00917558" w:rsidRDefault="00917558" w:rsidP="00917558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4BDABCDE" w14:textId="77777777" w:rsidR="00917558" w:rsidRDefault="00917558" w:rsidP="00917558">
            <w:pPr>
              <w:jc w:val="right"/>
            </w:pPr>
            <w:r>
              <w:t>0.114</w:t>
            </w:r>
          </w:p>
        </w:tc>
        <w:tc>
          <w:tcPr>
            <w:tcW w:w="936" w:type="dxa"/>
            <w:vAlign w:val="center"/>
          </w:tcPr>
          <w:p w14:paraId="218C69AA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22BE7082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7EEEE538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DDC85D0" w14:textId="77777777" w:rsidR="00917558" w:rsidRDefault="00917558" w:rsidP="00917558">
            <w:pPr>
              <w:jc w:val="left"/>
            </w:pPr>
            <w:r>
              <w:t>Tan et al., 2017; https://doi.org/10.1038/ncomms14369</w:t>
            </w:r>
          </w:p>
        </w:tc>
      </w:tr>
      <w:tr w:rsidR="00917558" w14:paraId="20280C64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C2256A1" w14:textId="77777777" w:rsidR="00917558" w:rsidRDefault="00917558" w:rsidP="00917558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1C6226A6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7C716C5C" w14:textId="77777777" w:rsidR="00917558" w:rsidRDefault="00917558" w:rsidP="00917558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26570D0B" w14:textId="77777777" w:rsidR="00917558" w:rsidRDefault="00917558" w:rsidP="00917558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749C3024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26EFCA6B" w14:textId="7F418E11" w:rsidR="00917558" w:rsidRDefault="003C4F00" w:rsidP="00917558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58352FBB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B74F001" w14:textId="77777777" w:rsidR="00917558" w:rsidRDefault="00917558" w:rsidP="00917558">
            <w:pPr>
              <w:jc w:val="left"/>
            </w:pPr>
            <w:r>
              <w:t>Lindauer et al., 2017; https://doi.org/10.1002/psp4.12130</w:t>
            </w:r>
          </w:p>
        </w:tc>
      </w:tr>
      <w:tr w:rsidR="00917558" w14:paraId="05775CB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3B700A61" w14:textId="77777777" w:rsidR="00917558" w:rsidRDefault="00917558" w:rsidP="00917558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544B11F7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5EFD0BB1" w14:textId="77777777" w:rsidR="00917558" w:rsidRDefault="00917558" w:rsidP="00917558">
            <w:pPr>
              <w:jc w:val="left"/>
            </w:pPr>
            <w:r>
              <w:t xml:space="preserve">Reference target </w:t>
            </w:r>
            <w:r>
              <w:lastRenderedPageBreak/>
              <w:t xml:space="preserve">concentration </w:t>
            </w:r>
          </w:p>
        </w:tc>
        <w:tc>
          <w:tcPr>
            <w:tcW w:w="1170" w:type="dxa"/>
            <w:vAlign w:val="center"/>
          </w:tcPr>
          <w:p w14:paraId="2CB672C6" w14:textId="77777777" w:rsidR="00917558" w:rsidRDefault="00917558" w:rsidP="00917558">
            <w:pPr>
              <w:jc w:val="right"/>
            </w:pPr>
            <w:r>
              <w:lastRenderedPageBreak/>
              <w:t>0.07138</w:t>
            </w:r>
          </w:p>
        </w:tc>
        <w:tc>
          <w:tcPr>
            <w:tcW w:w="936" w:type="dxa"/>
            <w:vAlign w:val="center"/>
          </w:tcPr>
          <w:p w14:paraId="6E5DD7DD" w14:textId="77777777" w:rsidR="00917558" w:rsidRDefault="00917558" w:rsidP="00917558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212F337F" w14:textId="567B6E48" w:rsidR="00917558" w:rsidRDefault="003C4F00" w:rsidP="00917558">
            <w:pPr>
              <w:jc w:val="left"/>
            </w:pPr>
            <w:r>
              <w:t xml:space="preserve">Model estimated by the </w:t>
            </w:r>
            <w:r>
              <w:lastRenderedPageBreak/>
              <w:t>authors of the source</w:t>
            </w:r>
          </w:p>
        </w:tc>
        <w:tc>
          <w:tcPr>
            <w:tcW w:w="1440" w:type="dxa"/>
            <w:vAlign w:val="center"/>
          </w:tcPr>
          <w:p w14:paraId="2AD74C81" w14:textId="77777777" w:rsidR="00917558" w:rsidRDefault="00917558" w:rsidP="00917558">
            <w:pPr>
              <w:jc w:val="center"/>
            </w:pPr>
            <w:r>
              <w:lastRenderedPageBreak/>
              <w:t xml:space="preserve">A Priori and </w:t>
            </w:r>
            <w:r>
              <w:lastRenderedPageBreak/>
              <w:t>Top Down</w:t>
            </w:r>
          </w:p>
        </w:tc>
        <w:tc>
          <w:tcPr>
            <w:tcW w:w="3115" w:type="dxa"/>
            <w:vAlign w:val="center"/>
          </w:tcPr>
          <w:p w14:paraId="209EC1A3" w14:textId="77777777" w:rsidR="00917558" w:rsidRDefault="00917558" w:rsidP="00917558">
            <w:pPr>
              <w:jc w:val="left"/>
            </w:pPr>
            <w:r>
              <w:lastRenderedPageBreak/>
              <w:t>Lindauer et al., 2017; https://doi.org/10.1002/psp4.</w:t>
            </w:r>
            <w:r>
              <w:lastRenderedPageBreak/>
              <w:t>12130</w:t>
            </w:r>
          </w:p>
        </w:tc>
      </w:tr>
      <w:tr w:rsidR="00917558" w14:paraId="7D73C90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4F2C8B6E" w14:textId="77777777" w:rsidR="00917558" w:rsidRDefault="00917558" w:rsidP="00917558">
            <w:pPr>
              <w:jc w:val="left"/>
            </w:pPr>
            <w:r>
              <w:lastRenderedPageBreak/>
              <w:t>Nivolumab</w:t>
            </w:r>
          </w:p>
        </w:tc>
        <w:tc>
          <w:tcPr>
            <w:tcW w:w="1161" w:type="dxa"/>
            <w:vAlign w:val="bottom"/>
          </w:tcPr>
          <w:p w14:paraId="7AEDE894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4006C01" w14:textId="77777777" w:rsidR="00917558" w:rsidRDefault="00917558" w:rsidP="00917558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6F3C2E1D" w14:textId="77777777" w:rsidR="00917558" w:rsidRDefault="00917558" w:rsidP="00917558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72C200DF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17A87269" w14:textId="10AFD692" w:rsidR="00917558" w:rsidRDefault="003C4F00" w:rsidP="00917558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3439E250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2BABEB6F" w14:textId="77777777" w:rsidR="00917558" w:rsidRDefault="00917558" w:rsidP="00917558">
            <w:pPr>
              <w:jc w:val="left"/>
            </w:pPr>
            <w:r>
              <w:t>Lindauer et al., 2017; https://doi.org/10.1002/psp4.12130</w:t>
            </w:r>
          </w:p>
        </w:tc>
      </w:tr>
      <w:tr w:rsidR="00917558" w14:paraId="092482F3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5DF40B3A" w14:textId="77777777" w:rsidR="00917558" w:rsidRDefault="00917558" w:rsidP="00917558">
            <w:pPr>
              <w:jc w:val="left"/>
            </w:pPr>
            <w:r>
              <w:t>Nivolumab</w:t>
            </w:r>
          </w:p>
        </w:tc>
        <w:tc>
          <w:tcPr>
            <w:tcW w:w="1161" w:type="dxa"/>
            <w:vAlign w:val="bottom"/>
          </w:tcPr>
          <w:p w14:paraId="765F894F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A23825A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4F4C8AD7" w14:textId="77777777" w:rsidR="00917558" w:rsidRDefault="00917558" w:rsidP="00917558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46773345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5F6BDBF" w14:textId="65302CD7" w:rsidR="00917558" w:rsidRDefault="00917558" w:rsidP="00917558">
            <w:pPr>
              <w:jc w:val="left"/>
            </w:pPr>
            <w:r>
              <w:t>Model-based meta</w:t>
            </w:r>
            <w:r w:rsidR="003C4F00">
              <w:t>-</w:t>
            </w:r>
            <w:r>
              <w:t>analysis</w:t>
            </w:r>
          </w:p>
        </w:tc>
        <w:tc>
          <w:tcPr>
            <w:tcW w:w="1440" w:type="dxa"/>
            <w:vAlign w:val="center"/>
          </w:tcPr>
          <w:p w14:paraId="45DA46DE" w14:textId="77777777" w:rsidR="00917558" w:rsidRDefault="00917558" w:rsidP="00917558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61DD7D80" w14:textId="77777777" w:rsidR="00917558" w:rsidRDefault="00917558" w:rsidP="00917558">
            <w:pPr>
              <w:jc w:val="left"/>
            </w:pPr>
            <w:r>
              <w:t>Benamara et al., 2025</w:t>
            </w:r>
          </w:p>
        </w:tc>
      </w:tr>
      <w:tr w:rsidR="00917558" w14:paraId="667B3620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58C069E2" w14:textId="77777777" w:rsidR="00917558" w:rsidRDefault="00917558" w:rsidP="00917558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68AAF97C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023209F4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4B48B70" w14:textId="77777777" w:rsidR="00917558" w:rsidRDefault="00917558" w:rsidP="00917558">
            <w:pPr>
              <w:jc w:val="right"/>
            </w:pPr>
            <w:r>
              <w:t>0.00031</w:t>
            </w:r>
          </w:p>
        </w:tc>
        <w:tc>
          <w:tcPr>
            <w:tcW w:w="936" w:type="dxa"/>
            <w:vAlign w:val="center"/>
          </w:tcPr>
          <w:p w14:paraId="2D563191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5EB8450A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5E3D87C4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98E630F" w14:textId="77777777" w:rsidR="00917558" w:rsidRDefault="00917558" w:rsidP="00917558">
            <w:pPr>
              <w:jc w:val="left"/>
            </w:pPr>
            <w:r>
              <w:t>Lindauer et al., 2017 PMID: 27863176</w:t>
            </w:r>
          </w:p>
        </w:tc>
      </w:tr>
      <w:tr w:rsidR="00917558" w14:paraId="6E71E517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1FD8573F" w14:textId="77777777" w:rsidR="00917558" w:rsidRDefault="00917558" w:rsidP="00917558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4997DBC3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1D69371" w14:textId="77777777" w:rsidR="00917558" w:rsidRDefault="00917558" w:rsidP="00917558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7FE33A73" w14:textId="77777777" w:rsidR="00917558" w:rsidRDefault="00917558" w:rsidP="00917558">
            <w:pPr>
              <w:jc w:val="right"/>
            </w:pPr>
            <w:r>
              <w:t>0.0017</w:t>
            </w:r>
          </w:p>
        </w:tc>
        <w:tc>
          <w:tcPr>
            <w:tcW w:w="936" w:type="dxa"/>
            <w:vAlign w:val="center"/>
          </w:tcPr>
          <w:p w14:paraId="4B465D44" w14:textId="77777777" w:rsidR="00917558" w:rsidRDefault="00917558" w:rsidP="00917558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6574CD8C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4CFE5783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4702CC2" w14:textId="77777777" w:rsidR="00917558" w:rsidRDefault="00917558" w:rsidP="00917558">
            <w:pPr>
              <w:jc w:val="left"/>
            </w:pPr>
            <w:r>
              <w:t>Lindauer et al., 2017 PMID: 27863176</w:t>
            </w:r>
          </w:p>
        </w:tc>
      </w:tr>
      <w:tr w:rsidR="00917558" w14:paraId="440C30B5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26EA2A9" w14:textId="77777777" w:rsidR="00917558" w:rsidRDefault="00917558" w:rsidP="00917558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0962F840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34DA7456" w14:textId="77777777" w:rsidR="00917558" w:rsidRDefault="00917558" w:rsidP="00917558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3BADCCDA" w14:textId="77777777" w:rsidR="00917558" w:rsidRDefault="00917558" w:rsidP="00917558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15989739" w14:textId="77777777" w:rsidR="00917558" w:rsidRDefault="00917558" w:rsidP="00917558">
            <w:pPr>
              <w:jc w:val="left"/>
            </w:pPr>
          </w:p>
        </w:tc>
        <w:tc>
          <w:tcPr>
            <w:tcW w:w="2664" w:type="dxa"/>
            <w:vAlign w:val="center"/>
          </w:tcPr>
          <w:p w14:paraId="19EE18E3" w14:textId="6BE5AEE2" w:rsidR="00917558" w:rsidRDefault="00FE2FDA" w:rsidP="00917558">
            <w:pPr>
              <w:jc w:val="left"/>
            </w:pPr>
            <w:r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5E3D7243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76555E36" w14:textId="77777777" w:rsidR="00917558" w:rsidRDefault="00917558" w:rsidP="00917558">
            <w:pPr>
              <w:jc w:val="left"/>
            </w:pPr>
            <w:r>
              <w:t>Lindauer et al., 2017 PMID: 27863176</w:t>
            </w:r>
          </w:p>
        </w:tc>
      </w:tr>
      <w:tr w:rsidR="00FE2FDA" w14:paraId="71126D04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22B56998" w14:textId="77777777" w:rsidR="00FE2FDA" w:rsidRDefault="00FE2FDA" w:rsidP="00FE2FDA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4A0BDE5" w14:textId="77777777" w:rsidR="00FE2FDA" w:rsidRDefault="00FE2FDA" w:rsidP="00FE2FDA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5A1AD38" w14:textId="77777777" w:rsidR="00FE2FDA" w:rsidRDefault="00FE2FDA" w:rsidP="00FE2FDA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667F0B91" w14:textId="77777777" w:rsidR="00FE2FDA" w:rsidRDefault="00FE2FDA" w:rsidP="00FE2FDA">
            <w:pPr>
              <w:jc w:val="right"/>
            </w:pPr>
            <w:r>
              <w:t>0.07138</w:t>
            </w:r>
          </w:p>
        </w:tc>
        <w:tc>
          <w:tcPr>
            <w:tcW w:w="936" w:type="dxa"/>
            <w:vAlign w:val="center"/>
          </w:tcPr>
          <w:p w14:paraId="32EBABCB" w14:textId="77777777" w:rsidR="00FE2FDA" w:rsidRDefault="00FE2FDA" w:rsidP="00FE2FDA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</w:tcPr>
          <w:p w14:paraId="162A56BA" w14:textId="26686C6B" w:rsidR="00FE2FDA" w:rsidRDefault="00FE2FDA" w:rsidP="00FE2FDA">
            <w:pPr>
              <w:jc w:val="left"/>
            </w:pPr>
            <w:r w:rsidRPr="00AA358D"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714DD816" w14:textId="77777777" w:rsidR="00FE2FDA" w:rsidRDefault="00FE2FDA" w:rsidP="00FE2FDA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267BEE0" w14:textId="77777777" w:rsidR="00FE2FDA" w:rsidRDefault="00FE2FDA" w:rsidP="00FE2FDA">
            <w:pPr>
              <w:jc w:val="left"/>
            </w:pPr>
            <w:r>
              <w:t>Lindauer et al., 2017 PMID: 27863176</w:t>
            </w:r>
          </w:p>
        </w:tc>
      </w:tr>
      <w:tr w:rsidR="00FE2FDA" w14:paraId="161783C8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6AED23E4" w14:textId="77777777" w:rsidR="00FE2FDA" w:rsidRDefault="00FE2FDA" w:rsidP="00FE2FDA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2686E255" w14:textId="77777777" w:rsidR="00FE2FDA" w:rsidRDefault="00FE2FDA" w:rsidP="00FE2FDA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FA59E23" w14:textId="77777777" w:rsidR="00FE2FDA" w:rsidRDefault="00FE2FDA" w:rsidP="00FE2FDA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2FB07497" w14:textId="77777777" w:rsidR="00FE2FDA" w:rsidRDefault="00FE2FDA" w:rsidP="00FE2FDA">
            <w:pPr>
              <w:jc w:val="right"/>
            </w:pPr>
            <w:r>
              <w:t>0.027</w:t>
            </w:r>
          </w:p>
        </w:tc>
        <w:tc>
          <w:tcPr>
            <w:tcW w:w="936" w:type="dxa"/>
            <w:vAlign w:val="center"/>
          </w:tcPr>
          <w:p w14:paraId="1F759076" w14:textId="77777777" w:rsidR="00FE2FDA" w:rsidRDefault="00FE2FDA" w:rsidP="00FE2FDA">
            <w:pPr>
              <w:jc w:val="left"/>
            </w:pPr>
            <w:r>
              <w:t>1/h</w:t>
            </w:r>
          </w:p>
        </w:tc>
        <w:tc>
          <w:tcPr>
            <w:tcW w:w="2664" w:type="dxa"/>
          </w:tcPr>
          <w:p w14:paraId="7C33BCE8" w14:textId="0FC036C1" w:rsidR="00FE2FDA" w:rsidRDefault="00FE2FDA" w:rsidP="00FE2FDA">
            <w:pPr>
              <w:jc w:val="left"/>
            </w:pPr>
            <w:r w:rsidRPr="00AA358D">
              <w:t>Model estimated by the authors of the source</w:t>
            </w:r>
          </w:p>
        </w:tc>
        <w:tc>
          <w:tcPr>
            <w:tcW w:w="1440" w:type="dxa"/>
            <w:vAlign w:val="center"/>
          </w:tcPr>
          <w:p w14:paraId="67E2F967" w14:textId="77777777" w:rsidR="00FE2FDA" w:rsidRDefault="00FE2FDA" w:rsidP="00FE2FDA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986DEA1" w14:textId="77777777" w:rsidR="00FE2FDA" w:rsidRDefault="00FE2FDA" w:rsidP="00FE2FDA">
            <w:pPr>
              <w:jc w:val="left"/>
            </w:pPr>
            <w:r>
              <w:t>Lindauer et al., 2017 PMID: 27863176</w:t>
            </w:r>
          </w:p>
        </w:tc>
      </w:tr>
      <w:tr w:rsidR="00917558" w14:paraId="77562C8F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1F275977" w14:textId="77777777" w:rsidR="00917558" w:rsidRDefault="00917558" w:rsidP="00917558">
            <w:pPr>
              <w:jc w:val="left"/>
            </w:pPr>
            <w:r>
              <w:t>Pembrolizumab</w:t>
            </w:r>
          </w:p>
        </w:tc>
        <w:tc>
          <w:tcPr>
            <w:tcW w:w="1161" w:type="dxa"/>
            <w:vAlign w:val="bottom"/>
          </w:tcPr>
          <w:p w14:paraId="439FDA7C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668D9FFC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623F77B0" w14:textId="77777777" w:rsidR="00917558" w:rsidRDefault="00917558" w:rsidP="00917558">
            <w:pPr>
              <w:jc w:val="right"/>
            </w:pPr>
            <w:r>
              <w:t>0.081</w:t>
            </w:r>
          </w:p>
        </w:tc>
        <w:tc>
          <w:tcPr>
            <w:tcW w:w="936" w:type="dxa"/>
            <w:vAlign w:val="center"/>
          </w:tcPr>
          <w:p w14:paraId="37DF7F6B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1427F59B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5C05E498" w14:textId="77777777" w:rsidR="00917558" w:rsidRDefault="00917558" w:rsidP="00917558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691F7847" w14:textId="77777777" w:rsidR="00917558" w:rsidRDefault="00917558" w:rsidP="00917558">
            <w:pPr>
              <w:jc w:val="left"/>
            </w:pPr>
            <w:r>
              <w:t>Lindauer et al., 2017 PMID: 27863176</w:t>
            </w:r>
          </w:p>
        </w:tc>
      </w:tr>
      <w:tr w:rsidR="00917558" w14:paraId="1475E826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3FF851F3" w14:textId="77777777" w:rsidR="00917558" w:rsidRDefault="00917558" w:rsidP="00917558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346CB59D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498015CF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</w:p>
        </w:tc>
        <w:tc>
          <w:tcPr>
            <w:tcW w:w="1170" w:type="dxa"/>
            <w:vAlign w:val="center"/>
          </w:tcPr>
          <w:p w14:paraId="51D194DE" w14:textId="77777777" w:rsidR="00917558" w:rsidRDefault="00917558" w:rsidP="00917558">
            <w:pPr>
              <w:jc w:val="right"/>
            </w:pPr>
            <w:r>
              <w:t>0.00134</w:t>
            </w:r>
          </w:p>
        </w:tc>
        <w:tc>
          <w:tcPr>
            <w:tcW w:w="936" w:type="dxa"/>
            <w:vAlign w:val="center"/>
          </w:tcPr>
          <w:p w14:paraId="7048ED59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38C67455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3069A43E" w14:textId="77777777" w:rsidR="00917558" w:rsidRDefault="00917558" w:rsidP="00917558">
            <w:pPr>
              <w:jc w:val="center"/>
            </w:pPr>
            <w:r>
              <w:t xml:space="preserve">A Priori and </w:t>
            </w:r>
            <w:r>
              <w:lastRenderedPageBreak/>
              <w:t>Top Down</w:t>
            </w:r>
          </w:p>
        </w:tc>
        <w:tc>
          <w:tcPr>
            <w:tcW w:w="3115" w:type="dxa"/>
            <w:vAlign w:val="center"/>
          </w:tcPr>
          <w:p w14:paraId="5FCE9D50" w14:textId="77777777" w:rsidR="00917558" w:rsidRDefault="00917558" w:rsidP="00917558">
            <w:pPr>
              <w:jc w:val="left"/>
            </w:pPr>
            <w:r>
              <w:lastRenderedPageBreak/>
              <w:t xml:space="preserve">Xu et al., 2021 PMID: </w:t>
            </w:r>
            <w:r>
              <w:lastRenderedPageBreak/>
              <w:t>33314148</w:t>
            </w:r>
          </w:p>
        </w:tc>
      </w:tr>
      <w:tr w:rsidR="00917558" w14:paraId="0C3CACC4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A57A45E" w14:textId="77777777" w:rsidR="00917558" w:rsidRDefault="00917558" w:rsidP="00917558">
            <w:pPr>
              <w:jc w:val="left"/>
            </w:pPr>
            <w:r>
              <w:lastRenderedPageBreak/>
              <w:t>Tocilizumab</w:t>
            </w:r>
          </w:p>
        </w:tc>
        <w:tc>
          <w:tcPr>
            <w:tcW w:w="1161" w:type="dxa"/>
            <w:vAlign w:val="bottom"/>
          </w:tcPr>
          <w:p w14:paraId="5F496437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D96896B" w14:textId="77777777" w:rsidR="00917558" w:rsidRDefault="00917558" w:rsidP="00917558">
            <w:pPr>
              <w:jc w:val="left"/>
            </w:pPr>
            <w:proofErr w:type="spellStart"/>
            <w:r>
              <w:t>koff</w:t>
            </w:r>
            <w:proofErr w:type="spellEnd"/>
          </w:p>
        </w:tc>
        <w:tc>
          <w:tcPr>
            <w:tcW w:w="1170" w:type="dxa"/>
            <w:vAlign w:val="center"/>
          </w:tcPr>
          <w:p w14:paraId="332295E1" w14:textId="77777777" w:rsidR="00917558" w:rsidRDefault="00917558" w:rsidP="00917558">
            <w:pPr>
              <w:jc w:val="right"/>
            </w:pPr>
            <w:r>
              <w:t>0.01284</w:t>
            </w:r>
          </w:p>
        </w:tc>
        <w:tc>
          <w:tcPr>
            <w:tcW w:w="936" w:type="dxa"/>
            <w:vAlign w:val="center"/>
          </w:tcPr>
          <w:p w14:paraId="50DCA191" w14:textId="77777777" w:rsidR="00917558" w:rsidRDefault="00917558" w:rsidP="00917558">
            <w:pPr>
              <w:jc w:val="left"/>
            </w:pPr>
            <w:r>
              <w:t>1/min</w:t>
            </w:r>
          </w:p>
        </w:tc>
        <w:tc>
          <w:tcPr>
            <w:tcW w:w="2664" w:type="dxa"/>
            <w:vAlign w:val="center"/>
          </w:tcPr>
          <w:p w14:paraId="3B2F26CC" w14:textId="77777777" w:rsidR="00917558" w:rsidRDefault="00917558" w:rsidP="00917558">
            <w:pPr>
              <w:jc w:val="left"/>
            </w:pPr>
            <w:r>
              <w:t>SPR/</w:t>
            </w:r>
            <w:proofErr w:type="spellStart"/>
            <w:r>
              <w:t>Biacore</w:t>
            </w:r>
            <w:proofErr w:type="spellEnd"/>
            <w:r>
              <w:t xml:space="preserve"> </w:t>
            </w:r>
          </w:p>
        </w:tc>
        <w:tc>
          <w:tcPr>
            <w:tcW w:w="1440" w:type="dxa"/>
            <w:vAlign w:val="center"/>
          </w:tcPr>
          <w:p w14:paraId="1AF021E6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09513A77" w14:textId="77777777" w:rsidR="00917558" w:rsidRDefault="00917558" w:rsidP="00917558">
            <w:pPr>
              <w:jc w:val="left"/>
            </w:pPr>
            <w:r>
              <w:t>Xu et al., 2021 PMID: 33314148</w:t>
            </w:r>
          </w:p>
        </w:tc>
      </w:tr>
      <w:tr w:rsidR="00917558" w14:paraId="16B0826E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EBCA443" w14:textId="77777777" w:rsidR="00917558" w:rsidRDefault="00917558" w:rsidP="00917558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75F655A2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06402A01" w14:textId="77777777" w:rsidR="00917558" w:rsidRDefault="00917558" w:rsidP="00917558">
            <w:pPr>
              <w:jc w:val="left"/>
            </w:pPr>
            <w:r>
              <w:t>kint</w:t>
            </w:r>
          </w:p>
        </w:tc>
        <w:tc>
          <w:tcPr>
            <w:tcW w:w="1170" w:type="dxa"/>
            <w:vAlign w:val="center"/>
          </w:tcPr>
          <w:p w14:paraId="66982F78" w14:textId="77777777" w:rsidR="00917558" w:rsidRDefault="00917558" w:rsidP="00917558">
            <w:pPr>
              <w:jc w:val="right"/>
            </w:pPr>
            <w:r>
              <w:t>0.28</w:t>
            </w:r>
          </w:p>
        </w:tc>
        <w:tc>
          <w:tcPr>
            <w:tcW w:w="936" w:type="dxa"/>
            <w:vAlign w:val="center"/>
          </w:tcPr>
          <w:p w14:paraId="7761F6E4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0449830A" w14:textId="1A259A8E" w:rsidR="00917558" w:rsidRDefault="00FE2FDA" w:rsidP="00917558">
            <w:pPr>
              <w:jc w:val="left"/>
            </w:pPr>
            <w:r>
              <w:t>Pulse chase experiments </w:t>
            </w:r>
          </w:p>
        </w:tc>
        <w:tc>
          <w:tcPr>
            <w:tcW w:w="1440" w:type="dxa"/>
            <w:vAlign w:val="center"/>
          </w:tcPr>
          <w:p w14:paraId="1334D401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6CB5D4C5" w14:textId="77777777" w:rsidR="00917558" w:rsidRDefault="00917558" w:rsidP="00917558">
            <w:pPr>
              <w:jc w:val="left"/>
            </w:pPr>
            <w:r>
              <w:t>Gerhartz et al., 1994 PMID: 8033901</w:t>
            </w:r>
          </w:p>
        </w:tc>
      </w:tr>
      <w:tr w:rsidR="00917558" w14:paraId="0E8E3114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0C8868FE" w14:textId="77777777" w:rsidR="00917558" w:rsidRDefault="00917558" w:rsidP="00917558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68308022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7B08A78" w14:textId="77777777" w:rsidR="00917558" w:rsidRDefault="00917558" w:rsidP="00917558">
            <w:pPr>
              <w:jc w:val="left"/>
            </w:pPr>
            <w:r>
              <w:t xml:space="preserve">Reference target concentration </w:t>
            </w:r>
          </w:p>
        </w:tc>
        <w:tc>
          <w:tcPr>
            <w:tcW w:w="1170" w:type="dxa"/>
            <w:vAlign w:val="center"/>
          </w:tcPr>
          <w:p w14:paraId="3ABCE992" w14:textId="77777777" w:rsidR="00917558" w:rsidRDefault="00917558" w:rsidP="00917558">
            <w:pPr>
              <w:jc w:val="right"/>
            </w:pPr>
            <w:r>
              <w:t>1</w:t>
            </w:r>
          </w:p>
        </w:tc>
        <w:tc>
          <w:tcPr>
            <w:tcW w:w="936" w:type="dxa"/>
            <w:vAlign w:val="center"/>
          </w:tcPr>
          <w:p w14:paraId="7C5966EB" w14:textId="77777777" w:rsidR="00917558" w:rsidRDefault="00917558" w:rsidP="00917558">
            <w:pPr>
              <w:jc w:val="left"/>
            </w:pPr>
            <w:proofErr w:type="spellStart"/>
            <w:r>
              <w:t>nM</w:t>
            </w:r>
            <w:proofErr w:type="spellEnd"/>
          </w:p>
        </w:tc>
        <w:tc>
          <w:tcPr>
            <w:tcW w:w="2664" w:type="dxa"/>
            <w:vAlign w:val="center"/>
          </w:tcPr>
          <w:p w14:paraId="0CCE4042" w14:textId="2FA70A36" w:rsidR="00917558" w:rsidRDefault="00917558" w:rsidP="00917558">
            <w:pPr>
              <w:jc w:val="left"/>
            </w:pPr>
            <w:r>
              <w:t>Ligand-binding receptor assay</w:t>
            </w:r>
          </w:p>
        </w:tc>
        <w:tc>
          <w:tcPr>
            <w:tcW w:w="1440" w:type="dxa"/>
            <w:vAlign w:val="center"/>
          </w:tcPr>
          <w:p w14:paraId="5F83D341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5F4C560E" w14:textId="77777777" w:rsidR="00917558" w:rsidRDefault="00917558" w:rsidP="00917558">
            <w:pPr>
              <w:jc w:val="left"/>
            </w:pPr>
            <w:r>
              <w:t>Nesbitt et al., 1992 PMID: 1550952</w:t>
            </w:r>
          </w:p>
        </w:tc>
      </w:tr>
      <w:tr w:rsidR="00917558" w14:paraId="0A5449A8" w14:textId="77777777" w:rsidTr="00A57265">
        <w:trPr>
          <w:trHeight w:val="417"/>
        </w:trPr>
        <w:tc>
          <w:tcPr>
            <w:tcW w:w="1830" w:type="dxa"/>
            <w:vAlign w:val="center"/>
          </w:tcPr>
          <w:p w14:paraId="7FFD8582" w14:textId="77777777" w:rsidR="00917558" w:rsidRDefault="00917558" w:rsidP="00917558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3BF7C3BD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2B1CF8B6" w14:textId="77777777" w:rsidR="00917558" w:rsidRDefault="00917558" w:rsidP="00917558">
            <w:pPr>
              <w:jc w:val="left"/>
            </w:pPr>
            <w:r>
              <w:t>kdeg</w:t>
            </w:r>
          </w:p>
        </w:tc>
        <w:tc>
          <w:tcPr>
            <w:tcW w:w="1170" w:type="dxa"/>
            <w:vAlign w:val="center"/>
          </w:tcPr>
          <w:p w14:paraId="117E29CC" w14:textId="77777777" w:rsidR="00917558" w:rsidRDefault="00917558" w:rsidP="00917558">
            <w:pPr>
              <w:jc w:val="right"/>
            </w:pPr>
            <w:r>
              <w:t>0.28</w:t>
            </w:r>
          </w:p>
        </w:tc>
        <w:tc>
          <w:tcPr>
            <w:tcW w:w="936" w:type="dxa"/>
            <w:vAlign w:val="center"/>
          </w:tcPr>
          <w:p w14:paraId="30163C1F" w14:textId="77777777" w:rsidR="00917558" w:rsidRDefault="00917558" w:rsidP="00917558">
            <w:pPr>
              <w:jc w:val="left"/>
            </w:pPr>
            <w:r>
              <w:t>1/h</w:t>
            </w:r>
          </w:p>
        </w:tc>
        <w:tc>
          <w:tcPr>
            <w:tcW w:w="2664" w:type="dxa"/>
            <w:vAlign w:val="center"/>
          </w:tcPr>
          <w:p w14:paraId="600D2FE6" w14:textId="77777777" w:rsidR="00917558" w:rsidRDefault="00917558" w:rsidP="00917558">
            <w:pPr>
              <w:jc w:val="left"/>
            </w:pPr>
            <w:r>
              <w:t>Pulse chase experiments </w:t>
            </w:r>
          </w:p>
        </w:tc>
        <w:tc>
          <w:tcPr>
            <w:tcW w:w="1440" w:type="dxa"/>
            <w:vAlign w:val="center"/>
          </w:tcPr>
          <w:p w14:paraId="74F3850F" w14:textId="77777777" w:rsidR="00917558" w:rsidRDefault="00917558" w:rsidP="00917558">
            <w:pPr>
              <w:jc w:val="center"/>
            </w:pPr>
            <w:r>
              <w:t>A Priori and Top Down</w:t>
            </w:r>
          </w:p>
        </w:tc>
        <w:tc>
          <w:tcPr>
            <w:tcW w:w="3115" w:type="dxa"/>
            <w:vAlign w:val="center"/>
          </w:tcPr>
          <w:p w14:paraId="3D448FFA" w14:textId="77777777" w:rsidR="00917558" w:rsidRDefault="00917558" w:rsidP="00917558">
            <w:pPr>
              <w:jc w:val="left"/>
            </w:pPr>
            <w:r>
              <w:t>Gerhartz et al., 1994 PMID: 8033901</w:t>
            </w:r>
          </w:p>
        </w:tc>
      </w:tr>
      <w:tr w:rsidR="00917558" w14:paraId="3E229C3B" w14:textId="77777777" w:rsidTr="00A57265">
        <w:trPr>
          <w:trHeight w:val="256"/>
        </w:trPr>
        <w:tc>
          <w:tcPr>
            <w:tcW w:w="1830" w:type="dxa"/>
            <w:vAlign w:val="center"/>
          </w:tcPr>
          <w:p w14:paraId="5E9A71B8" w14:textId="77777777" w:rsidR="00917558" w:rsidRDefault="00917558" w:rsidP="00917558">
            <w:pPr>
              <w:jc w:val="left"/>
            </w:pPr>
            <w:r>
              <w:t>Tocilizumab</w:t>
            </w:r>
          </w:p>
        </w:tc>
        <w:tc>
          <w:tcPr>
            <w:tcW w:w="1161" w:type="dxa"/>
            <w:vAlign w:val="bottom"/>
          </w:tcPr>
          <w:p w14:paraId="660988D1" w14:textId="77777777" w:rsidR="00917558" w:rsidRDefault="00917558" w:rsidP="00917558">
            <w:pPr>
              <w:jc w:val="left"/>
            </w:pPr>
            <w:r>
              <w:t>Human</w:t>
            </w:r>
          </w:p>
        </w:tc>
        <w:tc>
          <w:tcPr>
            <w:tcW w:w="1539" w:type="dxa"/>
            <w:vAlign w:val="center"/>
          </w:tcPr>
          <w:p w14:paraId="16D2A620" w14:textId="77777777" w:rsidR="00917558" w:rsidRDefault="00917558" w:rsidP="00917558">
            <w:pPr>
              <w:jc w:val="left"/>
            </w:pPr>
            <w:proofErr w:type="spellStart"/>
            <w:r>
              <w:t>Kd</w:t>
            </w:r>
            <w:proofErr w:type="spellEnd"/>
            <w:r>
              <w:t xml:space="preserve"> (FcRn) in endosomal space</w:t>
            </w:r>
          </w:p>
        </w:tc>
        <w:tc>
          <w:tcPr>
            <w:tcW w:w="1170" w:type="dxa"/>
            <w:vAlign w:val="center"/>
          </w:tcPr>
          <w:p w14:paraId="2A3BD831" w14:textId="77777777" w:rsidR="00917558" w:rsidRDefault="00917558" w:rsidP="00917558">
            <w:pPr>
              <w:jc w:val="right"/>
            </w:pPr>
            <w:r>
              <w:t>1.05</w:t>
            </w:r>
          </w:p>
        </w:tc>
        <w:tc>
          <w:tcPr>
            <w:tcW w:w="936" w:type="dxa"/>
            <w:vAlign w:val="center"/>
          </w:tcPr>
          <w:p w14:paraId="54E19CFA" w14:textId="77777777" w:rsidR="00917558" w:rsidRDefault="00917558" w:rsidP="00917558">
            <w:pPr>
              <w:jc w:val="left"/>
            </w:pPr>
            <w:proofErr w:type="spellStart"/>
            <w:r>
              <w:t>uM</w:t>
            </w:r>
            <w:proofErr w:type="spellEnd"/>
          </w:p>
        </w:tc>
        <w:tc>
          <w:tcPr>
            <w:tcW w:w="2664" w:type="dxa"/>
            <w:vAlign w:val="center"/>
          </w:tcPr>
          <w:p w14:paraId="6E50001B" w14:textId="6D648B4C" w:rsidR="00917558" w:rsidRDefault="00917558" w:rsidP="00917558">
            <w:pPr>
              <w:jc w:val="left"/>
            </w:pPr>
            <w:r>
              <w:t>Model-based meta</w:t>
            </w:r>
            <w:r w:rsidR="00FE2FDA">
              <w:t>-</w:t>
            </w:r>
            <w:r>
              <w:t>analysis</w:t>
            </w:r>
          </w:p>
        </w:tc>
        <w:tc>
          <w:tcPr>
            <w:tcW w:w="1440" w:type="dxa"/>
            <w:vAlign w:val="center"/>
          </w:tcPr>
          <w:p w14:paraId="0E20EB1F" w14:textId="77777777" w:rsidR="00917558" w:rsidRDefault="00917558" w:rsidP="00917558">
            <w:pPr>
              <w:jc w:val="center"/>
            </w:pPr>
            <w:r>
              <w:t>A Priori</w:t>
            </w:r>
          </w:p>
        </w:tc>
        <w:tc>
          <w:tcPr>
            <w:tcW w:w="3115" w:type="dxa"/>
            <w:vAlign w:val="center"/>
          </w:tcPr>
          <w:p w14:paraId="1FE8B98A" w14:textId="77777777" w:rsidR="00917558" w:rsidRDefault="00917558" w:rsidP="00917558">
            <w:pPr>
              <w:jc w:val="left"/>
            </w:pPr>
            <w:r>
              <w:t>Benamara et al., 2025</w:t>
            </w:r>
          </w:p>
        </w:tc>
      </w:tr>
    </w:tbl>
    <w:p w14:paraId="50D046A5" w14:textId="77777777" w:rsidR="00AE39B0" w:rsidRDefault="00AE39B0"/>
    <w:p w14:paraId="6132FF28" w14:textId="77777777" w:rsidR="00AE39B0" w:rsidRDefault="00000000">
      <w:r>
        <w:t>S1.4. Top-down Linear Clearance Estimates for Monkey</w:t>
      </w:r>
    </w:p>
    <w:tbl>
      <w:tblPr>
        <w:tblStyle w:val="TableGrid"/>
        <w:tblW w:w="11628" w:type="dxa"/>
        <w:tblLayout w:type="fixed"/>
        <w:tblLook w:val="04A0" w:firstRow="1" w:lastRow="0" w:firstColumn="1" w:lastColumn="0" w:noHBand="0" w:noVBand="1"/>
      </w:tblPr>
      <w:tblGrid>
        <w:gridCol w:w="1908"/>
        <w:gridCol w:w="1170"/>
        <w:gridCol w:w="2070"/>
        <w:gridCol w:w="2160"/>
        <w:gridCol w:w="2160"/>
        <w:gridCol w:w="2160"/>
      </w:tblGrid>
      <w:tr w:rsidR="00A57265" w:rsidRPr="00A57265" w14:paraId="4368092A" w14:textId="0572DDF8" w:rsidTr="00A57265">
        <w:trPr>
          <w:trHeight w:val="831"/>
        </w:trPr>
        <w:tc>
          <w:tcPr>
            <w:tcW w:w="1908" w:type="dxa"/>
          </w:tcPr>
          <w:p w14:paraId="7C738BDA" w14:textId="77777777" w:rsidR="00A57265" w:rsidRPr="00A57265" w:rsidRDefault="00A57265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Molecule</w:t>
            </w:r>
          </w:p>
        </w:tc>
        <w:tc>
          <w:tcPr>
            <w:tcW w:w="1170" w:type="dxa"/>
          </w:tcPr>
          <w:p w14:paraId="77C920BB" w14:textId="77777777" w:rsidR="00A57265" w:rsidRPr="00A57265" w:rsidRDefault="00A57265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Target</w:t>
            </w:r>
          </w:p>
        </w:tc>
        <w:tc>
          <w:tcPr>
            <w:tcW w:w="2070" w:type="dxa"/>
          </w:tcPr>
          <w:p w14:paraId="591FA8B3" w14:textId="77777777" w:rsidR="00A57265" w:rsidRPr="00A57265" w:rsidRDefault="00A57265">
            <w:pPr>
              <w:jc w:val="left"/>
              <w:rPr>
                <w:rFonts w:ascii="Aptos Body" w:hAnsi="Aptos Body"/>
                <w:b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 xml:space="preserve">CL (L/h/kg) </w:t>
            </w:r>
          </w:p>
          <w:p w14:paraId="79F98D8E" w14:textId="22F62CC1" w:rsidR="00A57265" w:rsidRPr="00A57265" w:rsidRDefault="00A57265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[RSE %]</w:t>
            </w:r>
          </w:p>
        </w:tc>
        <w:tc>
          <w:tcPr>
            <w:tcW w:w="2160" w:type="dxa"/>
          </w:tcPr>
          <w:p w14:paraId="75B888E1" w14:textId="5650FA00" w:rsidR="00A57265" w:rsidRPr="00A57265" w:rsidRDefault="00A57265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V1 (L</w:t>
            </w:r>
            <w:r w:rsidR="008F0512">
              <w:rPr>
                <w:rFonts w:ascii="Aptos Body" w:hAnsi="Aptos Body"/>
                <w:b/>
                <w:sz w:val="24"/>
                <w:szCs w:val="24"/>
              </w:rPr>
              <w:t>/kg</w:t>
            </w:r>
            <w:r w:rsidRPr="00A57265">
              <w:rPr>
                <w:rFonts w:ascii="Aptos Body" w:hAnsi="Aptos Body"/>
                <w:b/>
                <w:sz w:val="24"/>
                <w:szCs w:val="24"/>
              </w:rPr>
              <w:t>) [RSE %]</w:t>
            </w:r>
          </w:p>
        </w:tc>
        <w:tc>
          <w:tcPr>
            <w:tcW w:w="2160" w:type="dxa"/>
          </w:tcPr>
          <w:p w14:paraId="6AAFDBEB" w14:textId="085596AA" w:rsidR="00A57265" w:rsidRPr="00A57265" w:rsidRDefault="00A57265">
            <w:pPr>
              <w:jc w:val="left"/>
              <w:rPr>
                <w:rFonts w:ascii="Aptos Body" w:hAnsi="Aptos Body"/>
                <w:b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Q (L/h/kg</w:t>
            </w:r>
            <w:r w:rsidR="00022C79">
              <w:rPr>
                <w:rFonts w:ascii="Aptos Body" w:hAnsi="Aptos Body"/>
                <w:b/>
                <w:sz w:val="24"/>
                <w:szCs w:val="24"/>
              </w:rPr>
              <w:t>)</w:t>
            </w:r>
            <w:r w:rsidRPr="00A57265">
              <w:rPr>
                <w:rFonts w:ascii="Aptos Body" w:hAnsi="Aptos Body"/>
                <w:b/>
                <w:sz w:val="24"/>
                <w:szCs w:val="24"/>
              </w:rPr>
              <w:t xml:space="preserve"> [RSE %]</w:t>
            </w:r>
          </w:p>
        </w:tc>
        <w:tc>
          <w:tcPr>
            <w:tcW w:w="2160" w:type="dxa"/>
          </w:tcPr>
          <w:p w14:paraId="22BA1661" w14:textId="42F52F26" w:rsidR="00A57265" w:rsidRPr="00A57265" w:rsidRDefault="00A57265">
            <w:pPr>
              <w:jc w:val="left"/>
              <w:rPr>
                <w:rFonts w:ascii="Aptos Body" w:hAnsi="Aptos Body"/>
                <w:b/>
                <w:sz w:val="24"/>
                <w:szCs w:val="24"/>
              </w:rPr>
            </w:pPr>
            <w:r w:rsidRPr="00A57265">
              <w:rPr>
                <w:rFonts w:ascii="Aptos Body" w:hAnsi="Aptos Body"/>
                <w:b/>
                <w:sz w:val="24"/>
                <w:szCs w:val="24"/>
              </w:rPr>
              <w:t>V2 (L</w:t>
            </w:r>
            <w:r w:rsidR="008F0512">
              <w:rPr>
                <w:rFonts w:ascii="Aptos Body" w:hAnsi="Aptos Body"/>
                <w:b/>
                <w:sz w:val="24"/>
                <w:szCs w:val="24"/>
              </w:rPr>
              <w:t>/kg</w:t>
            </w:r>
            <w:r w:rsidRPr="00A57265">
              <w:rPr>
                <w:rFonts w:ascii="Aptos Body" w:hAnsi="Aptos Body"/>
                <w:b/>
                <w:sz w:val="24"/>
                <w:szCs w:val="24"/>
              </w:rPr>
              <w:t>) [RSE %]</w:t>
            </w:r>
          </w:p>
        </w:tc>
      </w:tr>
      <w:tr w:rsidR="003F4059" w:rsidRPr="003F4059" w14:paraId="3035E6EE" w14:textId="57F940A9" w:rsidTr="008B2342">
        <w:trPr>
          <w:trHeight w:val="256"/>
        </w:trPr>
        <w:tc>
          <w:tcPr>
            <w:tcW w:w="1908" w:type="dxa"/>
          </w:tcPr>
          <w:p w14:paraId="0934599E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Adalimumab</w:t>
            </w:r>
          </w:p>
        </w:tc>
        <w:tc>
          <w:tcPr>
            <w:tcW w:w="1170" w:type="dxa"/>
          </w:tcPr>
          <w:p w14:paraId="385EAF35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TNFA</w:t>
            </w:r>
          </w:p>
        </w:tc>
        <w:tc>
          <w:tcPr>
            <w:tcW w:w="2070" w:type="dxa"/>
          </w:tcPr>
          <w:p w14:paraId="23744F8F" w14:textId="4A812173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0.0004 [14.9]</w:t>
            </w:r>
          </w:p>
        </w:tc>
        <w:tc>
          <w:tcPr>
            <w:tcW w:w="2160" w:type="dxa"/>
            <w:vAlign w:val="bottom"/>
          </w:tcPr>
          <w:p w14:paraId="401CE97B" w14:textId="56ED0EF2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0.0467 [11.1]</w:t>
            </w:r>
          </w:p>
        </w:tc>
        <w:tc>
          <w:tcPr>
            <w:tcW w:w="2160" w:type="dxa"/>
            <w:vAlign w:val="bottom"/>
          </w:tcPr>
          <w:p w14:paraId="1F4E2133" w14:textId="5F632F68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0.0010 [Fixed]</w:t>
            </w:r>
          </w:p>
        </w:tc>
        <w:tc>
          <w:tcPr>
            <w:tcW w:w="2160" w:type="dxa"/>
            <w:vAlign w:val="bottom"/>
          </w:tcPr>
          <w:p w14:paraId="103279E6" w14:textId="7B1E8C48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0.0276 [Fixed]</w:t>
            </w:r>
          </w:p>
        </w:tc>
      </w:tr>
      <w:tr w:rsidR="003F4059" w:rsidRPr="003F4059" w14:paraId="2DA4424B" w14:textId="7B7B329C" w:rsidTr="008B2342">
        <w:trPr>
          <w:trHeight w:val="256"/>
        </w:trPr>
        <w:tc>
          <w:tcPr>
            <w:tcW w:w="1908" w:type="dxa"/>
          </w:tcPr>
          <w:p w14:paraId="1EE90ABC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Atezolizumab</w:t>
            </w:r>
          </w:p>
        </w:tc>
        <w:tc>
          <w:tcPr>
            <w:tcW w:w="1170" w:type="dxa"/>
          </w:tcPr>
          <w:p w14:paraId="6D4D92B4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PD-L1</w:t>
            </w:r>
          </w:p>
        </w:tc>
        <w:tc>
          <w:tcPr>
            <w:tcW w:w="2070" w:type="dxa"/>
          </w:tcPr>
          <w:p w14:paraId="5401FD5F" w14:textId="5DF8AEC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0.0002 [8.1]</w:t>
            </w:r>
          </w:p>
        </w:tc>
        <w:tc>
          <w:tcPr>
            <w:tcW w:w="2160" w:type="dxa"/>
            <w:vAlign w:val="bottom"/>
          </w:tcPr>
          <w:p w14:paraId="6B621A9F" w14:textId="2854DAB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0.0396 [8.5]</w:t>
            </w:r>
          </w:p>
        </w:tc>
        <w:tc>
          <w:tcPr>
            <w:tcW w:w="2160" w:type="dxa"/>
            <w:vAlign w:val="bottom"/>
          </w:tcPr>
          <w:p w14:paraId="5C29AB83" w14:textId="5A564ABB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0.0010 [Fixed]</w:t>
            </w:r>
          </w:p>
        </w:tc>
        <w:tc>
          <w:tcPr>
            <w:tcW w:w="2160" w:type="dxa"/>
            <w:vAlign w:val="bottom"/>
          </w:tcPr>
          <w:p w14:paraId="40518481" w14:textId="3B7DDC0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0.0221 [23.4]</w:t>
            </w:r>
          </w:p>
        </w:tc>
      </w:tr>
      <w:tr w:rsidR="003F4059" w:rsidRPr="003F4059" w14:paraId="3862FEFF" w14:textId="12553031" w:rsidTr="008B2342">
        <w:trPr>
          <w:trHeight w:val="256"/>
        </w:trPr>
        <w:tc>
          <w:tcPr>
            <w:tcW w:w="1908" w:type="dxa"/>
          </w:tcPr>
          <w:p w14:paraId="11900CE4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Avelumab</w:t>
            </w:r>
          </w:p>
        </w:tc>
        <w:tc>
          <w:tcPr>
            <w:tcW w:w="1170" w:type="dxa"/>
          </w:tcPr>
          <w:p w14:paraId="5E4B51E8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PD-L1</w:t>
            </w:r>
          </w:p>
        </w:tc>
        <w:tc>
          <w:tcPr>
            <w:tcW w:w="2070" w:type="dxa"/>
          </w:tcPr>
          <w:p w14:paraId="0A920B46" w14:textId="3A5E01D2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0.0012 [1.8]</w:t>
            </w:r>
          </w:p>
        </w:tc>
        <w:tc>
          <w:tcPr>
            <w:tcW w:w="2160" w:type="dxa"/>
            <w:vAlign w:val="bottom"/>
          </w:tcPr>
          <w:p w14:paraId="1FC735AD" w14:textId="666DAD56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0.0435 [6.2]</w:t>
            </w:r>
          </w:p>
        </w:tc>
        <w:tc>
          <w:tcPr>
            <w:tcW w:w="2160" w:type="dxa"/>
            <w:vAlign w:val="bottom"/>
          </w:tcPr>
          <w:p w14:paraId="7E24F3FD" w14:textId="189FA512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0.0015 [21.8]</w:t>
            </w:r>
          </w:p>
        </w:tc>
        <w:tc>
          <w:tcPr>
            <w:tcW w:w="2160" w:type="dxa"/>
            <w:vAlign w:val="bottom"/>
          </w:tcPr>
          <w:p w14:paraId="69268DC8" w14:textId="3F8C5B7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0.0394 [8.6]</w:t>
            </w:r>
          </w:p>
        </w:tc>
      </w:tr>
      <w:tr w:rsidR="003F4059" w:rsidRPr="003F4059" w14:paraId="65F901CB" w14:textId="071A2486" w:rsidTr="008B2342">
        <w:trPr>
          <w:trHeight w:val="256"/>
        </w:trPr>
        <w:tc>
          <w:tcPr>
            <w:tcW w:w="1908" w:type="dxa"/>
          </w:tcPr>
          <w:p w14:paraId="48DD4B9C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lastRenderedPageBreak/>
              <w:t>Bevacizumab</w:t>
            </w:r>
          </w:p>
        </w:tc>
        <w:tc>
          <w:tcPr>
            <w:tcW w:w="1170" w:type="dxa"/>
          </w:tcPr>
          <w:p w14:paraId="6CAA8ABE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VEGFA</w:t>
            </w:r>
          </w:p>
        </w:tc>
        <w:tc>
          <w:tcPr>
            <w:tcW w:w="2070" w:type="dxa"/>
          </w:tcPr>
          <w:p w14:paraId="65998A84" w14:textId="386E44FB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0.0003 [14.5]</w:t>
            </w:r>
          </w:p>
        </w:tc>
        <w:tc>
          <w:tcPr>
            <w:tcW w:w="2160" w:type="dxa"/>
            <w:vAlign w:val="bottom"/>
          </w:tcPr>
          <w:p w14:paraId="4E63CE95" w14:textId="069C9E8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0.0474 [5.6]</w:t>
            </w:r>
          </w:p>
        </w:tc>
        <w:tc>
          <w:tcPr>
            <w:tcW w:w="2160" w:type="dxa"/>
            <w:vAlign w:val="bottom"/>
          </w:tcPr>
          <w:p w14:paraId="2C8D6213" w14:textId="41793A9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0.0010 [Fixed]</w:t>
            </w:r>
          </w:p>
        </w:tc>
        <w:tc>
          <w:tcPr>
            <w:tcW w:w="2160" w:type="dxa"/>
            <w:vAlign w:val="bottom"/>
          </w:tcPr>
          <w:p w14:paraId="10F7ED9E" w14:textId="62C88AA4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0.0270 [31.2]</w:t>
            </w:r>
          </w:p>
        </w:tc>
      </w:tr>
      <w:tr w:rsidR="003F4059" w:rsidRPr="003F4059" w14:paraId="1AC92D50" w14:textId="12637E13" w:rsidTr="008B2342">
        <w:trPr>
          <w:trHeight w:val="256"/>
        </w:trPr>
        <w:tc>
          <w:tcPr>
            <w:tcW w:w="1908" w:type="dxa"/>
          </w:tcPr>
          <w:p w14:paraId="1CC6B685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Golimumab</w:t>
            </w:r>
          </w:p>
        </w:tc>
        <w:tc>
          <w:tcPr>
            <w:tcW w:w="1170" w:type="dxa"/>
          </w:tcPr>
          <w:p w14:paraId="0E54C3C4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TNFA</w:t>
            </w:r>
          </w:p>
        </w:tc>
        <w:tc>
          <w:tcPr>
            <w:tcW w:w="2070" w:type="dxa"/>
          </w:tcPr>
          <w:p w14:paraId="64E6F990" w14:textId="427B97BC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0.0004 [5.9]</w:t>
            </w:r>
          </w:p>
        </w:tc>
        <w:tc>
          <w:tcPr>
            <w:tcW w:w="2160" w:type="dxa"/>
            <w:vAlign w:val="bottom"/>
          </w:tcPr>
          <w:p w14:paraId="0C00EE78" w14:textId="1A78DF31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0.0288 [3.2]</w:t>
            </w:r>
          </w:p>
        </w:tc>
        <w:tc>
          <w:tcPr>
            <w:tcW w:w="2160" w:type="dxa"/>
            <w:vAlign w:val="bottom"/>
          </w:tcPr>
          <w:p w14:paraId="3C12A450" w14:textId="2A1710C0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0.0038 [24.4]</w:t>
            </w:r>
          </w:p>
        </w:tc>
        <w:tc>
          <w:tcPr>
            <w:tcW w:w="2160" w:type="dxa"/>
            <w:vAlign w:val="bottom"/>
          </w:tcPr>
          <w:p w14:paraId="0DE850CF" w14:textId="51EA6732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0.0171 [9.8]</w:t>
            </w:r>
          </w:p>
        </w:tc>
      </w:tr>
      <w:tr w:rsidR="003F4059" w:rsidRPr="003F4059" w14:paraId="40F93E61" w14:textId="2470C7A1" w:rsidTr="008B2342">
        <w:trPr>
          <w:trHeight w:val="256"/>
        </w:trPr>
        <w:tc>
          <w:tcPr>
            <w:tcW w:w="1908" w:type="dxa"/>
          </w:tcPr>
          <w:p w14:paraId="32DC26FC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Nivolumab</w:t>
            </w:r>
          </w:p>
        </w:tc>
        <w:tc>
          <w:tcPr>
            <w:tcW w:w="1170" w:type="dxa"/>
          </w:tcPr>
          <w:p w14:paraId="42D071FB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PD-1</w:t>
            </w:r>
          </w:p>
        </w:tc>
        <w:tc>
          <w:tcPr>
            <w:tcW w:w="2070" w:type="dxa"/>
          </w:tcPr>
          <w:p w14:paraId="51B17B41" w14:textId="2885D403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0.0002 [5.4]</w:t>
            </w:r>
          </w:p>
        </w:tc>
        <w:tc>
          <w:tcPr>
            <w:tcW w:w="2160" w:type="dxa"/>
            <w:vAlign w:val="bottom"/>
          </w:tcPr>
          <w:p w14:paraId="20D25AFC" w14:textId="312351AE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0.0312 [8.5]</w:t>
            </w:r>
          </w:p>
        </w:tc>
        <w:tc>
          <w:tcPr>
            <w:tcW w:w="2160" w:type="dxa"/>
            <w:vAlign w:val="bottom"/>
          </w:tcPr>
          <w:p w14:paraId="6A516CE0" w14:textId="33014AD7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0.0010 [Fixed]</w:t>
            </w:r>
          </w:p>
        </w:tc>
        <w:tc>
          <w:tcPr>
            <w:tcW w:w="2160" w:type="dxa"/>
            <w:vAlign w:val="bottom"/>
          </w:tcPr>
          <w:p w14:paraId="15A72855" w14:textId="53A0F0A6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0.0149 [32.8]</w:t>
            </w:r>
          </w:p>
        </w:tc>
      </w:tr>
      <w:tr w:rsidR="003F4059" w:rsidRPr="003F4059" w14:paraId="0013D3E6" w14:textId="48C30B3D" w:rsidTr="008B2342">
        <w:trPr>
          <w:trHeight w:val="256"/>
        </w:trPr>
        <w:tc>
          <w:tcPr>
            <w:tcW w:w="1908" w:type="dxa"/>
          </w:tcPr>
          <w:p w14:paraId="34DAD7FF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Pembrolizumab</w:t>
            </w:r>
          </w:p>
        </w:tc>
        <w:tc>
          <w:tcPr>
            <w:tcW w:w="1170" w:type="dxa"/>
          </w:tcPr>
          <w:p w14:paraId="4A9D136C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PD-1</w:t>
            </w:r>
          </w:p>
        </w:tc>
        <w:tc>
          <w:tcPr>
            <w:tcW w:w="2070" w:type="dxa"/>
          </w:tcPr>
          <w:p w14:paraId="06FF0282" w14:textId="603CE246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0.0002 [18.6]</w:t>
            </w:r>
          </w:p>
        </w:tc>
        <w:tc>
          <w:tcPr>
            <w:tcW w:w="2160" w:type="dxa"/>
            <w:vAlign w:val="bottom"/>
          </w:tcPr>
          <w:p w14:paraId="000FFAC4" w14:textId="1AC18CB2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0.0150 [23.8]</w:t>
            </w:r>
          </w:p>
        </w:tc>
        <w:tc>
          <w:tcPr>
            <w:tcW w:w="2160" w:type="dxa"/>
            <w:vAlign w:val="bottom"/>
          </w:tcPr>
          <w:p w14:paraId="0D40AF55" w14:textId="0E3F4669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0.0007 [23.5]</w:t>
            </w:r>
          </w:p>
        </w:tc>
        <w:tc>
          <w:tcPr>
            <w:tcW w:w="2160" w:type="dxa"/>
            <w:vAlign w:val="bottom"/>
          </w:tcPr>
          <w:p w14:paraId="7D92EC23" w14:textId="2C7CD109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0.0254 [22.5]</w:t>
            </w:r>
          </w:p>
        </w:tc>
      </w:tr>
      <w:tr w:rsidR="003F4059" w:rsidRPr="003F4059" w14:paraId="02C3EF43" w14:textId="0879F7C6" w:rsidTr="008B2342">
        <w:trPr>
          <w:trHeight w:val="256"/>
        </w:trPr>
        <w:tc>
          <w:tcPr>
            <w:tcW w:w="1908" w:type="dxa"/>
          </w:tcPr>
          <w:p w14:paraId="13B4D5DB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Tocilizumab</w:t>
            </w:r>
          </w:p>
        </w:tc>
        <w:tc>
          <w:tcPr>
            <w:tcW w:w="1170" w:type="dxa"/>
          </w:tcPr>
          <w:p w14:paraId="1B7CF5A4" w14:textId="77777777" w:rsidR="003F4059" w:rsidRPr="00A57265" w:rsidRDefault="003F4059" w:rsidP="003F4059">
            <w:pPr>
              <w:jc w:val="left"/>
              <w:rPr>
                <w:rFonts w:ascii="Aptos Body" w:hAnsi="Aptos Body"/>
                <w:sz w:val="24"/>
                <w:szCs w:val="24"/>
              </w:rPr>
            </w:pPr>
            <w:r w:rsidRPr="00A57265">
              <w:rPr>
                <w:rFonts w:ascii="Aptos Body" w:hAnsi="Aptos Body"/>
                <w:sz w:val="24"/>
                <w:szCs w:val="24"/>
              </w:rPr>
              <w:t>IL-6R</w:t>
            </w:r>
          </w:p>
        </w:tc>
        <w:tc>
          <w:tcPr>
            <w:tcW w:w="2070" w:type="dxa"/>
          </w:tcPr>
          <w:p w14:paraId="23E851B4" w14:textId="4B6C0429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0.0008 [5.2]</w:t>
            </w:r>
          </w:p>
        </w:tc>
        <w:tc>
          <w:tcPr>
            <w:tcW w:w="2160" w:type="dxa"/>
            <w:vAlign w:val="bottom"/>
          </w:tcPr>
          <w:p w14:paraId="22932A21" w14:textId="09E87416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0.0477 [3.8]</w:t>
            </w:r>
          </w:p>
        </w:tc>
        <w:tc>
          <w:tcPr>
            <w:tcW w:w="2160" w:type="dxa"/>
            <w:vAlign w:val="bottom"/>
          </w:tcPr>
          <w:p w14:paraId="73F76B99" w14:textId="35BA25A4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0.0010 [Fixed]</w:t>
            </w:r>
          </w:p>
        </w:tc>
        <w:tc>
          <w:tcPr>
            <w:tcW w:w="2160" w:type="dxa"/>
            <w:vAlign w:val="bottom"/>
          </w:tcPr>
          <w:p w14:paraId="4A23208D" w14:textId="4142E084" w:rsidR="003F4059" w:rsidRPr="00A57265" w:rsidRDefault="003F4059" w:rsidP="003F4059">
            <w:pPr>
              <w:jc w:val="right"/>
              <w:rPr>
                <w:rFonts w:ascii="Aptos Body" w:hAnsi="Aptos Body"/>
                <w:sz w:val="24"/>
                <w:szCs w:val="24"/>
              </w:rPr>
            </w:pPr>
            <w:r>
              <w:rPr>
                <w:rFonts w:ascii="Aptos Body" w:hAnsi="Aptos Body"/>
                <w:sz w:val="24"/>
                <w:szCs w:val="24"/>
              </w:rPr>
              <w:t>0.0206 [28.6]</w:t>
            </w:r>
          </w:p>
        </w:tc>
      </w:tr>
    </w:tbl>
    <w:p w14:paraId="31BE8474" w14:textId="77777777" w:rsidR="00AE39B0" w:rsidRPr="003F4059" w:rsidRDefault="00AE39B0">
      <w:pPr>
        <w:rPr>
          <w:rFonts w:ascii="Aptos Body" w:hAnsi="Aptos Body"/>
          <w:kern w:val="0"/>
          <w14:ligatures w14:val="none"/>
        </w:rPr>
      </w:pPr>
    </w:p>
    <w:p w14:paraId="74EC28F0" w14:textId="77777777" w:rsidR="00AE39B0" w:rsidRDefault="00AE39B0">
      <w:pPr>
        <w:jc w:val="left"/>
        <w:rPr>
          <w:b/>
          <w:bCs/>
        </w:rPr>
      </w:pPr>
    </w:p>
    <w:sectPr w:rsidR="00AE39B0">
      <w:pgSz w:w="15840" w:h="12240" w:orient="landscape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7474" w14:textId="77777777" w:rsidR="002014E0" w:rsidRDefault="002014E0">
      <w:pPr>
        <w:spacing w:after="0" w:line="240" w:lineRule="auto"/>
      </w:pPr>
      <w:r>
        <w:separator/>
      </w:r>
    </w:p>
  </w:endnote>
  <w:endnote w:type="continuationSeparator" w:id="0">
    <w:p w14:paraId="1F140575" w14:textId="77777777" w:rsidR="002014E0" w:rsidRDefault="00201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003" w14:textId="77777777" w:rsidR="00AE39B0" w:rsidRDefault="00AE39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4C12" w14:textId="77777777" w:rsidR="00AE39B0" w:rsidRDefault="00AE39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0FBFC" w14:textId="77777777" w:rsidR="00AE39B0" w:rsidRDefault="00AE39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DC720" w14:textId="77777777" w:rsidR="002014E0" w:rsidRDefault="002014E0">
      <w:pPr>
        <w:spacing w:after="0" w:line="240" w:lineRule="auto"/>
      </w:pPr>
      <w:r>
        <w:separator/>
      </w:r>
    </w:p>
  </w:footnote>
  <w:footnote w:type="continuationSeparator" w:id="0">
    <w:p w14:paraId="74D81F52" w14:textId="77777777" w:rsidR="002014E0" w:rsidRDefault="00201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1CB0F" w14:textId="77777777" w:rsidR="00AE39B0" w:rsidRDefault="00AE39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FAF5B" w14:textId="77777777" w:rsidR="00AE39B0" w:rsidRDefault="00AE39B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8983F" w14:textId="77777777" w:rsidR="00AE39B0" w:rsidRDefault="00AE39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/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9B0"/>
    <w:rsid w:val="00022C79"/>
    <w:rsid w:val="000625D4"/>
    <w:rsid w:val="00081595"/>
    <w:rsid w:val="000D4E68"/>
    <w:rsid w:val="002014E0"/>
    <w:rsid w:val="003C368E"/>
    <w:rsid w:val="003C4F00"/>
    <w:rsid w:val="003F4059"/>
    <w:rsid w:val="004D7309"/>
    <w:rsid w:val="005C3D5B"/>
    <w:rsid w:val="005D042C"/>
    <w:rsid w:val="007C26F2"/>
    <w:rsid w:val="008717B4"/>
    <w:rsid w:val="008864EB"/>
    <w:rsid w:val="008F0512"/>
    <w:rsid w:val="00917558"/>
    <w:rsid w:val="009446B7"/>
    <w:rsid w:val="009B0719"/>
    <w:rsid w:val="00A57265"/>
    <w:rsid w:val="00AB0335"/>
    <w:rsid w:val="00AE39B0"/>
    <w:rsid w:val="00B22C51"/>
    <w:rsid w:val="00B77054"/>
    <w:rsid w:val="00C03FEC"/>
    <w:rsid w:val="00C56C25"/>
    <w:rsid w:val="00CB4569"/>
    <w:rsid w:val="00CE7DF5"/>
    <w:rsid w:val="00EF1F08"/>
    <w:rsid w:val="00FE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6287"/>
  <w15:docId w15:val="{00C54F01-4690-4B9F-B4C4-12E7FC37F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181"/>
    <w:pPr>
      <w:spacing w:after="160" w:line="27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D212E"/>
    <w:pPr>
      <w:spacing w:before="16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F2092"/>
    <w:pPr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B7C2F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D212E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F2092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76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76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76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76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76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764A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764AC"/>
    <w:rPr>
      <w:rFonts w:asciiTheme="majorHAnsi" w:eastAsiaTheme="majorEastAsia" w:hAnsiTheme="majorHAnsi" w:cstheme="majorBidi"/>
      <w:b/>
      <w:spacing w:val="-10"/>
      <w:kern w:val="2"/>
      <w:sz w:val="44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7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764A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764AC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76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4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0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C0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05B2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03B21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903B21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03B21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A5681"/>
  </w:style>
  <w:style w:type="character" w:customStyle="1" w:styleId="FooterChar">
    <w:name w:val="Footer Char"/>
    <w:basedOn w:val="DefaultParagraphFont"/>
    <w:link w:val="Footer"/>
    <w:uiPriority w:val="99"/>
    <w:qFormat/>
    <w:rsid w:val="004A568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caption11">
    <w:name w:val="caption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caption111">
    <w:name w:val="caption11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A764AC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4AC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4AC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903B21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03B21"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6E0738"/>
    <w:rPr>
      <w:rFonts w:ascii="Times New Roman" w:hAnsi="Times New Roman" w:cs="Times New Roma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4A568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4A568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Grid1"/>
    <w:uiPriority w:val="39"/>
    <w:rsid w:val="00484E1C"/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484E1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vision">
    <w:name w:val="Revision"/>
    <w:hidden/>
    <w:uiPriority w:val="99"/>
    <w:semiHidden/>
    <w:rsid w:val="000D4E68"/>
    <w:pPr>
      <w:suppressAutoHyphens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2972</TotalTime>
  <Pages>17</Pages>
  <Words>2253</Words>
  <Characters>12396</Characters>
  <Application>Microsoft Office Word</Application>
  <DocSecurity>0</DocSecurity>
  <Lines>1239</Lines>
  <Paragraphs>976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Krina Mehta</dc:creator>
  <dc:description/>
  <cp:lastModifiedBy>Krina Mehta</cp:lastModifiedBy>
  <cp:revision>212</cp:revision>
  <dcterms:created xsi:type="dcterms:W3CDTF">2026-01-06T17:11:00Z</dcterms:created>
  <dcterms:modified xsi:type="dcterms:W3CDTF">2026-07-26T23:49:00Z</dcterms:modified>
  <dc:language>en-US</dc:language>
</cp:coreProperties>
</file>